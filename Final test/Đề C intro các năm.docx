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left"/>
        <w:rPr>
          <w:b w:val="1"/>
          <w:i w:val="1"/>
          <w:sz w:val="24"/>
          <w:szCs w:val="24"/>
        </w:rPr>
        <w:pPrChange w:author="Quân Nguyễn Sinh" w:id="0" w:date="2023-08-10T15:24:35Z">
          <w:pPr>
            <w:pageBreakBefore w:val="0"/>
            <w:jc w:val="center"/>
          </w:pPr>
        </w:pPrChange>
      </w:pPr>
      <w:ins w:author="minh Vu" w:id="0" w:date="2023-08-05T07:46:51Z">
        <w:r w:rsidDel="00000000" w:rsidR="00000000" w:rsidRPr="00000000">
          <w:rPr>
            <w:rtl w:val="0"/>
          </w:rPr>
          <w:br w:type="textWrapping"/>
          <w:t xml:space="preserve">de </w:t>
        </w:r>
      </w:ins>
      <w:r w:rsidDel="00000000" w:rsidR="00000000" w:rsidRPr="00000000">
        <w:rPr>
          <w:b w:val="1"/>
          <w:i w:val="1"/>
          <w:sz w:val="24"/>
          <w:szCs w:val="24"/>
          <w:rtl w:val="0"/>
        </w:rPr>
        <w:t xml:space="preserve">TỔNG HỢP BÀI LÀM ĐỀ THI C INTRO CÁC KHÓA </w:t>
      </w:r>
    </w:p>
    <w:p w:rsidR="00000000" w:rsidDel="00000000" w:rsidP="00000000" w:rsidRDefault="00000000" w:rsidRPr="00000000" w14:paraId="00000002">
      <w:pPr>
        <w:pageBreakBefore w:val="0"/>
        <w:jc w:val="center"/>
        <w:rPr>
          <w:sz w:val="24"/>
          <w:szCs w:val="24"/>
        </w:rPr>
      </w:pPr>
      <w:r w:rsidDel="00000000" w:rsidR="00000000" w:rsidRPr="00000000">
        <w:rPr>
          <w:sz w:val="24"/>
          <w:szCs w:val="24"/>
          <w:rtl w:val="0"/>
        </w:rPr>
        <w:t xml:space="preserve">By Hoanh only Hoanh</w:t>
      </w:r>
    </w:p>
    <w:p w:rsidR="00000000" w:rsidDel="00000000" w:rsidP="00000000" w:rsidRDefault="00000000" w:rsidRPr="00000000" w14:paraId="00000003">
      <w:pPr>
        <w:pageBreakBefore w:val="0"/>
        <w:jc w:val="center"/>
        <w:rPr>
          <w:sz w:val="24"/>
          <w:szCs w:val="24"/>
        </w:rPr>
      </w:pPr>
      <w:r w:rsidDel="00000000" w:rsidR="00000000" w:rsidRPr="00000000">
        <w:rPr>
          <w:rtl w:val="0"/>
        </w:rPr>
      </w:r>
    </w:p>
    <w:p w:rsidR="00000000" w:rsidDel="00000000" w:rsidP="00000000" w:rsidRDefault="00000000" w:rsidRPr="00000000" w14:paraId="00000004">
      <w:pPr>
        <w:pageBreakBefore w:val="0"/>
        <w:rPr>
          <w:b w:val="1"/>
        </w:rPr>
      </w:pPr>
      <w:r w:rsidDel="00000000" w:rsidR="00000000" w:rsidRPr="00000000">
        <w:rPr>
          <w:b w:val="1"/>
          <w:rtl w:val="0"/>
        </w:rPr>
        <w:t xml:space="preserve">Đề K54</w:t>
      </w: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drawing>
          <wp:inline distB="114300" distT="114300" distL="114300" distR="114300">
            <wp:extent cx="7449022" cy="5043488"/>
            <wp:effectExtent b="0" l="0" r="0" t="0"/>
            <wp:docPr id="7"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7449022" cy="504348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t xml:space="preserve">#include&lt;stdio.h&gt;</w:t>
      </w:r>
    </w:p>
    <w:p w:rsidR="00000000" w:rsidDel="00000000" w:rsidP="00000000" w:rsidRDefault="00000000" w:rsidRPr="00000000" w14:paraId="00000008">
      <w:pPr>
        <w:pageBreakBefore w:val="0"/>
        <w:rPr/>
      </w:pPr>
      <w:r w:rsidDel="00000000" w:rsidR="00000000" w:rsidRPr="00000000">
        <w:rPr>
          <w:rtl w:val="0"/>
        </w:rPr>
        <w:t xml:space="preserve">#include&lt;string.h&gt;</w:t>
      </w:r>
    </w:p>
    <w:p w:rsidR="00000000" w:rsidDel="00000000" w:rsidP="00000000" w:rsidRDefault="00000000" w:rsidRPr="00000000" w14:paraId="00000009">
      <w:pPr>
        <w:pageBreakBefore w:val="0"/>
        <w:rPr/>
      </w:pPr>
      <w:r w:rsidDel="00000000" w:rsidR="00000000" w:rsidRPr="00000000">
        <w:rPr>
          <w:rtl w:val="0"/>
        </w:rPr>
        <w:t xml:space="preserve">#include&lt;stdlib.h&gt;</w:t>
      </w:r>
    </w:p>
    <w:p w:rsidR="00000000" w:rsidDel="00000000" w:rsidP="00000000" w:rsidRDefault="00000000" w:rsidRPr="00000000" w14:paraId="0000000A">
      <w:pPr>
        <w:pageBreakBefore w:val="0"/>
        <w:rPr/>
      </w:pPr>
      <w:r w:rsidDel="00000000" w:rsidR="00000000" w:rsidRPr="00000000">
        <w:rPr>
          <w:rtl w:val="0"/>
        </w:rPr>
        <w:t xml:space="preserve">#define qa 5</w:t>
      </w:r>
    </w:p>
    <w:p w:rsidR="00000000" w:rsidDel="00000000" w:rsidP="00000000" w:rsidRDefault="00000000" w:rsidRPr="00000000" w14:paraId="0000000B">
      <w:pPr>
        <w:pageBreakBefore w:val="0"/>
        <w:rPr/>
      </w:pPr>
      <w:r w:rsidDel="00000000" w:rsidR="00000000" w:rsidRPr="00000000">
        <w:rPr>
          <w:rtl w:val="0"/>
        </w:rPr>
        <w:t xml:space="preserve">typedef struct qt</w:t>
      </w:r>
    </w:p>
    <w:p w:rsidR="00000000" w:rsidDel="00000000" w:rsidP="00000000" w:rsidRDefault="00000000" w:rsidRPr="00000000" w14:paraId="0000000C">
      <w:pPr>
        <w:pageBreakBefore w:val="0"/>
        <w:rPr/>
      </w:pPr>
      <w:r w:rsidDel="00000000" w:rsidR="00000000" w:rsidRPr="00000000">
        <w:rPr>
          <w:rtl w:val="0"/>
        </w:rPr>
        <w:t xml:space="preserve">{</w:t>
      </w:r>
    </w:p>
    <w:p w:rsidR="00000000" w:rsidDel="00000000" w:rsidP="00000000" w:rsidRDefault="00000000" w:rsidRPr="00000000" w14:paraId="0000000D">
      <w:pPr>
        <w:pageBreakBefore w:val="0"/>
        <w:rPr/>
      </w:pPr>
      <w:r w:rsidDel="00000000" w:rsidR="00000000" w:rsidRPr="00000000">
        <w:rPr>
          <w:rtl w:val="0"/>
        </w:rPr>
        <w:t xml:space="preserve">char cauhoi[120] ;</w:t>
      </w:r>
    </w:p>
    <w:p w:rsidR="00000000" w:rsidDel="00000000" w:rsidP="00000000" w:rsidRDefault="00000000" w:rsidRPr="00000000" w14:paraId="0000000E">
      <w:pPr>
        <w:pageBreakBefore w:val="0"/>
        <w:rPr/>
      </w:pPr>
      <w:r w:rsidDel="00000000" w:rsidR="00000000" w:rsidRPr="00000000">
        <w:rPr>
          <w:rtl w:val="0"/>
        </w:rPr>
        <w:t xml:space="preserve">char pa1[30];</w:t>
      </w:r>
    </w:p>
    <w:p w:rsidR="00000000" w:rsidDel="00000000" w:rsidP="00000000" w:rsidRDefault="00000000" w:rsidRPr="00000000" w14:paraId="0000000F">
      <w:pPr>
        <w:pageBreakBefore w:val="0"/>
        <w:rPr/>
      </w:pPr>
      <w:r w:rsidDel="00000000" w:rsidR="00000000" w:rsidRPr="00000000">
        <w:rPr>
          <w:rtl w:val="0"/>
        </w:rPr>
        <w:t xml:space="preserve">char pa2[30];</w:t>
      </w:r>
    </w:p>
    <w:p w:rsidR="00000000" w:rsidDel="00000000" w:rsidP="00000000" w:rsidRDefault="00000000" w:rsidRPr="00000000" w14:paraId="00000010">
      <w:pPr>
        <w:pageBreakBefore w:val="0"/>
        <w:rPr/>
      </w:pPr>
      <w:r w:rsidDel="00000000" w:rsidR="00000000" w:rsidRPr="00000000">
        <w:rPr>
          <w:rtl w:val="0"/>
        </w:rPr>
        <w:t xml:space="preserve">char pa3[30];</w:t>
      </w:r>
    </w:p>
    <w:p w:rsidR="00000000" w:rsidDel="00000000" w:rsidP="00000000" w:rsidRDefault="00000000" w:rsidRPr="00000000" w14:paraId="00000011">
      <w:pPr>
        <w:pageBreakBefore w:val="0"/>
        <w:rPr/>
      </w:pPr>
      <w:r w:rsidDel="00000000" w:rsidR="00000000" w:rsidRPr="00000000">
        <w:rPr>
          <w:rtl w:val="0"/>
        </w:rPr>
        <w:t xml:space="preserve">int dapan;</w:t>
      </w:r>
    </w:p>
    <w:p w:rsidR="00000000" w:rsidDel="00000000" w:rsidP="00000000" w:rsidRDefault="00000000" w:rsidRPr="00000000" w14:paraId="00000012">
      <w:pPr>
        <w:pageBreakBefore w:val="0"/>
        <w:rPr/>
      </w:pPr>
      <w:r w:rsidDel="00000000" w:rsidR="00000000" w:rsidRPr="00000000">
        <w:rPr>
          <w:rtl w:val="0"/>
        </w:rPr>
        <w:t xml:space="preserve">}qt_type ;</w:t>
      </w:r>
    </w:p>
    <w:p w:rsidR="00000000" w:rsidDel="00000000" w:rsidP="00000000" w:rsidRDefault="00000000" w:rsidRPr="00000000" w14:paraId="00000013">
      <w:pPr>
        <w:pageBreakBefore w:val="0"/>
        <w:rPr/>
      </w:pPr>
      <w:r w:rsidDel="00000000" w:rsidR="00000000" w:rsidRPr="00000000">
        <w:rPr>
          <w:rtl w:val="0"/>
        </w:rPr>
        <w:t xml:space="preserve">void nhap(qt_type*K,int n)</w:t>
      </w:r>
    </w:p>
    <w:p w:rsidR="00000000" w:rsidDel="00000000" w:rsidP="00000000" w:rsidRDefault="00000000" w:rsidRPr="00000000" w14:paraId="00000014">
      <w:pPr>
        <w:pageBreakBefore w:val="0"/>
        <w:rPr/>
      </w:pPr>
      <w:r w:rsidDel="00000000" w:rsidR="00000000" w:rsidRPr="00000000">
        <w:rPr>
          <w:rtl w:val="0"/>
        </w:rPr>
        <w:t xml:space="preserve">{</w:t>
      </w:r>
    </w:p>
    <w:p w:rsidR="00000000" w:rsidDel="00000000" w:rsidP="00000000" w:rsidRDefault="00000000" w:rsidRPr="00000000" w14:paraId="00000015">
      <w:pPr>
        <w:pageBreakBefore w:val="0"/>
        <w:rPr/>
      </w:pPr>
      <w:r w:rsidDel="00000000" w:rsidR="00000000" w:rsidRPr="00000000">
        <w:rPr>
          <w:rtl w:val="0"/>
        </w:rPr>
        <w:tab/>
        <w:t xml:space="preserve">int i;</w:t>
      </w:r>
    </w:p>
    <w:p w:rsidR="00000000" w:rsidDel="00000000" w:rsidP="00000000" w:rsidRDefault="00000000" w:rsidRPr="00000000" w14:paraId="00000016">
      <w:pPr>
        <w:pageBreakBefore w:val="0"/>
        <w:rPr/>
      </w:pPr>
      <w:r w:rsidDel="00000000" w:rsidR="00000000" w:rsidRPr="00000000">
        <w:rPr>
          <w:rtl w:val="0"/>
        </w:rPr>
        <w:tab/>
        <w:t xml:space="preserve">for(i=0;i&lt;n;i++)</w:t>
      </w:r>
    </w:p>
    <w:p w:rsidR="00000000" w:rsidDel="00000000" w:rsidP="00000000" w:rsidRDefault="00000000" w:rsidRPr="00000000" w14:paraId="00000017">
      <w:pPr>
        <w:pageBreakBefore w:val="0"/>
        <w:rPr/>
      </w:pPr>
      <w:r w:rsidDel="00000000" w:rsidR="00000000" w:rsidRPr="00000000">
        <w:rPr>
          <w:rtl w:val="0"/>
        </w:rPr>
        <w:tab/>
        <w:t xml:space="preserve">{</w:t>
      </w:r>
    </w:p>
    <w:p w:rsidR="00000000" w:rsidDel="00000000" w:rsidP="00000000" w:rsidRDefault="00000000" w:rsidRPr="00000000" w14:paraId="00000018">
      <w:pPr>
        <w:pageBreakBefore w:val="0"/>
        <w:rPr/>
      </w:pPr>
      <w:r w:rsidDel="00000000" w:rsidR="00000000" w:rsidRPr="00000000">
        <w:rPr>
          <w:rtl w:val="0"/>
        </w:rPr>
        <w:tab/>
        <w:tab/>
        <w:t xml:space="preserve">printf("Moi ban nhap cau hoi %d:\n",i+1);</w:t>
      </w:r>
    </w:p>
    <w:p w:rsidR="00000000" w:rsidDel="00000000" w:rsidP="00000000" w:rsidRDefault="00000000" w:rsidRPr="00000000" w14:paraId="00000019">
      <w:pPr>
        <w:pageBreakBefore w:val="0"/>
        <w:rPr/>
      </w:pPr>
      <w:r w:rsidDel="00000000" w:rsidR="00000000" w:rsidRPr="00000000">
        <w:rPr>
          <w:rtl w:val="0"/>
        </w:rPr>
        <w:tab/>
        <w:tab/>
        <w:t xml:space="preserve">fflush(stdin);</w:t>
      </w:r>
    </w:p>
    <w:p w:rsidR="00000000" w:rsidDel="00000000" w:rsidP="00000000" w:rsidRDefault="00000000" w:rsidRPr="00000000" w14:paraId="0000001A">
      <w:pPr>
        <w:pageBreakBefore w:val="0"/>
        <w:rPr/>
      </w:pPr>
      <w:r w:rsidDel="00000000" w:rsidR="00000000" w:rsidRPr="00000000">
        <w:rPr>
          <w:rtl w:val="0"/>
        </w:rPr>
        <w:tab/>
        <w:tab/>
        <w:t xml:space="preserve">gets(K[i].cauhoi);</w:t>
      </w:r>
    </w:p>
    <w:p w:rsidR="00000000" w:rsidDel="00000000" w:rsidP="00000000" w:rsidRDefault="00000000" w:rsidRPr="00000000" w14:paraId="0000001B">
      <w:pPr>
        <w:pageBreakBefore w:val="0"/>
        <w:rPr/>
      </w:pPr>
      <w:r w:rsidDel="00000000" w:rsidR="00000000" w:rsidRPr="00000000">
        <w:rPr>
          <w:rtl w:val="0"/>
        </w:rPr>
        <w:tab/>
        <w:tab/>
        <w:t xml:space="preserve">printf("Dap an 1 :_");</w:t>
      </w:r>
    </w:p>
    <w:p w:rsidR="00000000" w:rsidDel="00000000" w:rsidP="00000000" w:rsidRDefault="00000000" w:rsidRPr="00000000" w14:paraId="0000001C">
      <w:pPr>
        <w:pageBreakBefore w:val="0"/>
        <w:rPr/>
      </w:pPr>
      <w:r w:rsidDel="00000000" w:rsidR="00000000" w:rsidRPr="00000000">
        <w:rPr>
          <w:rtl w:val="0"/>
        </w:rPr>
        <w:tab/>
        <w:tab/>
        <w:t xml:space="preserve">gets(K[i].pa1);</w:t>
      </w:r>
    </w:p>
    <w:p w:rsidR="00000000" w:rsidDel="00000000" w:rsidP="00000000" w:rsidRDefault="00000000" w:rsidRPr="00000000" w14:paraId="0000001D">
      <w:pPr>
        <w:pageBreakBefore w:val="0"/>
        <w:rPr/>
      </w:pPr>
      <w:r w:rsidDel="00000000" w:rsidR="00000000" w:rsidRPr="00000000">
        <w:rPr>
          <w:rtl w:val="0"/>
        </w:rPr>
        <w:tab/>
        <w:tab/>
        <w:t xml:space="preserve">printf("Dap an 2 :_");</w:t>
      </w:r>
    </w:p>
    <w:p w:rsidR="00000000" w:rsidDel="00000000" w:rsidP="00000000" w:rsidRDefault="00000000" w:rsidRPr="00000000" w14:paraId="0000001E">
      <w:pPr>
        <w:pageBreakBefore w:val="0"/>
        <w:rPr/>
      </w:pPr>
      <w:r w:rsidDel="00000000" w:rsidR="00000000" w:rsidRPr="00000000">
        <w:rPr>
          <w:rtl w:val="0"/>
        </w:rPr>
        <w:tab/>
        <w:tab/>
        <w:t xml:space="preserve">gets(K[i].pa2);</w:t>
      </w:r>
    </w:p>
    <w:p w:rsidR="00000000" w:rsidDel="00000000" w:rsidP="00000000" w:rsidRDefault="00000000" w:rsidRPr="00000000" w14:paraId="0000001F">
      <w:pPr>
        <w:pageBreakBefore w:val="0"/>
        <w:rPr/>
      </w:pPr>
      <w:r w:rsidDel="00000000" w:rsidR="00000000" w:rsidRPr="00000000">
        <w:rPr>
          <w:rtl w:val="0"/>
        </w:rPr>
        <w:tab/>
        <w:tab/>
        <w:t xml:space="preserve">printf("Dap an 3 :_");</w:t>
      </w:r>
    </w:p>
    <w:p w:rsidR="00000000" w:rsidDel="00000000" w:rsidP="00000000" w:rsidRDefault="00000000" w:rsidRPr="00000000" w14:paraId="00000020">
      <w:pPr>
        <w:pageBreakBefore w:val="0"/>
        <w:rPr/>
      </w:pPr>
      <w:r w:rsidDel="00000000" w:rsidR="00000000" w:rsidRPr="00000000">
        <w:rPr>
          <w:rtl w:val="0"/>
        </w:rPr>
        <w:tab/>
        <w:tab/>
        <w:t xml:space="preserve">gets(K[i].pa3);</w:t>
      </w:r>
    </w:p>
    <w:p w:rsidR="00000000" w:rsidDel="00000000" w:rsidP="00000000" w:rsidRDefault="00000000" w:rsidRPr="00000000" w14:paraId="00000021">
      <w:pPr>
        <w:pageBreakBefore w:val="0"/>
        <w:rPr/>
      </w:pPr>
      <w:r w:rsidDel="00000000" w:rsidR="00000000" w:rsidRPr="00000000">
        <w:rPr>
          <w:rtl w:val="0"/>
        </w:rPr>
        <w:tab/>
        <w:tab/>
        <w:t xml:space="preserve">printf("dap an dung :\n");</w:t>
      </w:r>
    </w:p>
    <w:p w:rsidR="00000000" w:rsidDel="00000000" w:rsidP="00000000" w:rsidRDefault="00000000" w:rsidRPr="00000000" w14:paraId="00000022">
      <w:pPr>
        <w:pageBreakBefore w:val="0"/>
        <w:rPr/>
      </w:pPr>
      <w:r w:rsidDel="00000000" w:rsidR="00000000" w:rsidRPr="00000000">
        <w:rPr>
          <w:rtl w:val="0"/>
        </w:rPr>
        <w:tab/>
        <w:tab/>
        <w:t xml:space="preserve">scanf("%d",&amp;K[i].dapan);</w:t>
      </w:r>
    </w:p>
    <w:p w:rsidR="00000000" w:rsidDel="00000000" w:rsidP="00000000" w:rsidRDefault="00000000" w:rsidRPr="00000000" w14:paraId="00000023">
      <w:pPr>
        <w:pageBreakBefore w:val="0"/>
        <w:rPr/>
      </w:pPr>
      <w:r w:rsidDel="00000000" w:rsidR="00000000" w:rsidRPr="00000000">
        <w:rPr>
          <w:rtl w:val="0"/>
        </w:rPr>
        <w:tab/>
        <w:tab/>
        <w:t xml:space="preserve">while(K[i].dapan&lt;1||K[i].dapan&gt;3)</w:t>
      </w:r>
    </w:p>
    <w:p w:rsidR="00000000" w:rsidDel="00000000" w:rsidP="00000000" w:rsidRDefault="00000000" w:rsidRPr="00000000" w14:paraId="00000024">
      <w:pPr>
        <w:pageBreakBefore w:val="0"/>
        <w:rPr/>
      </w:pPr>
      <w:r w:rsidDel="00000000" w:rsidR="00000000" w:rsidRPr="00000000">
        <w:rPr>
          <w:rtl w:val="0"/>
        </w:rPr>
        <w:tab/>
        <w:tab/>
        <w:t xml:space="preserve">{</w:t>
      </w:r>
    </w:p>
    <w:p w:rsidR="00000000" w:rsidDel="00000000" w:rsidP="00000000" w:rsidRDefault="00000000" w:rsidRPr="00000000" w14:paraId="00000025">
      <w:pPr>
        <w:pageBreakBefore w:val="0"/>
        <w:rPr/>
      </w:pPr>
      <w:r w:rsidDel="00000000" w:rsidR="00000000" w:rsidRPr="00000000">
        <w:rPr>
          <w:rtl w:val="0"/>
        </w:rPr>
        <w:tab/>
        <w:tab/>
        <w:t xml:space="preserve">printf("nhap lai dap an dung :\n");</w:t>
      </w:r>
    </w:p>
    <w:p w:rsidR="00000000" w:rsidDel="00000000" w:rsidP="00000000" w:rsidRDefault="00000000" w:rsidRPr="00000000" w14:paraId="00000026">
      <w:pPr>
        <w:pageBreakBefore w:val="0"/>
        <w:rPr/>
      </w:pPr>
      <w:r w:rsidDel="00000000" w:rsidR="00000000" w:rsidRPr="00000000">
        <w:rPr>
          <w:rtl w:val="0"/>
        </w:rPr>
        <w:tab/>
        <w:tab/>
        <w:t xml:space="preserve">scanf("%d",&amp;K[i].dapan);</w:t>
      </w:r>
    </w:p>
    <w:p w:rsidR="00000000" w:rsidDel="00000000" w:rsidP="00000000" w:rsidRDefault="00000000" w:rsidRPr="00000000" w14:paraId="00000027">
      <w:pPr>
        <w:pageBreakBefore w:val="0"/>
        <w:rPr/>
      </w:pPr>
      <w:r w:rsidDel="00000000" w:rsidR="00000000" w:rsidRPr="00000000">
        <w:rPr>
          <w:rtl w:val="0"/>
        </w:rPr>
        <w:tab/>
        <w:tab/>
        <w:t xml:space="preserve">}</w:t>
      </w:r>
    </w:p>
    <w:p w:rsidR="00000000" w:rsidDel="00000000" w:rsidP="00000000" w:rsidRDefault="00000000" w:rsidRPr="00000000" w14:paraId="00000028">
      <w:pPr>
        <w:pageBreakBefore w:val="0"/>
        <w:rPr/>
      </w:pPr>
      <w:r w:rsidDel="00000000" w:rsidR="00000000" w:rsidRPr="00000000">
        <w:rPr>
          <w:rtl w:val="0"/>
        </w:rPr>
        <w:tab/>
        <w:t xml:space="preserve">}</w:t>
      </w:r>
    </w:p>
    <w:p w:rsidR="00000000" w:rsidDel="00000000" w:rsidP="00000000" w:rsidRDefault="00000000" w:rsidRPr="00000000" w14:paraId="00000029">
      <w:pPr>
        <w:pageBreakBefore w:val="0"/>
        <w:rPr/>
      </w:pPr>
      <w:r w:rsidDel="00000000" w:rsidR="00000000" w:rsidRPr="00000000">
        <w:rPr>
          <w:rtl w:val="0"/>
        </w:rPr>
        <w:t xml:space="preserve">}</w:t>
      </w:r>
    </w:p>
    <w:p w:rsidR="00000000" w:rsidDel="00000000" w:rsidP="00000000" w:rsidRDefault="00000000" w:rsidRPr="00000000" w14:paraId="0000002A">
      <w:pPr>
        <w:pageBreakBefore w:val="0"/>
        <w:rPr/>
      </w:pPr>
      <w:r w:rsidDel="00000000" w:rsidR="00000000" w:rsidRPr="00000000">
        <w:rPr>
          <w:rtl w:val="0"/>
        </w:rPr>
        <w:t xml:space="preserve">void inra(qt_type*K,int n)</w:t>
      </w:r>
    </w:p>
    <w:p w:rsidR="00000000" w:rsidDel="00000000" w:rsidP="00000000" w:rsidRDefault="00000000" w:rsidRPr="00000000" w14:paraId="0000002B">
      <w:pPr>
        <w:pageBreakBefore w:val="0"/>
        <w:rPr/>
      </w:pPr>
      <w:r w:rsidDel="00000000" w:rsidR="00000000" w:rsidRPr="00000000">
        <w:rPr>
          <w:rtl w:val="0"/>
        </w:rPr>
        <w:t xml:space="preserve">{</w:t>
      </w:r>
    </w:p>
    <w:p w:rsidR="00000000" w:rsidDel="00000000" w:rsidP="00000000" w:rsidRDefault="00000000" w:rsidRPr="00000000" w14:paraId="0000002C">
      <w:pPr>
        <w:pageBreakBefore w:val="0"/>
        <w:rPr/>
      </w:pPr>
      <w:r w:rsidDel="00000000" w:rsidR="00000000" w:rsidRPr="00000000">
        <w:rPr>
          <w:rtl w:val="0"/>
        </w:rPr>
        <w:tab/>
        <w:t xml:space="preserve">int a;</w:t>
      </w:r>
    </w:p>
    <w:p w:rsidR="00000000" w:rsidDel="00000000" w:rsidP="00000000" w:rsidRDefault="00000000" w:rsidRPr="00000000" w14:paraId="0000002D">
      <w:pPr>
        <w:pageBreakBefore w:val="0"/>
        <w:rPr/>
      </w:pPr>
      <w:r w:rsidDel="00000000" w:rsidR="00000000" w:rsidRPr="00000000">
        <w:rPr>
          <w:rtl w:val="0"/>
        </w:rPr>
        <w:tab/>
        <w:t xml:space="preserve">printf("Moi ban nhap cau hoi muon in ra man hinh :\n");</w:t>
      </w:r>
    </w:p>
    <w:p w:rsidR="00000000" w:rsidDel="00000000" w:rsidP="00000000" w:rsidRDefault="00000000" w:rsidRPr="00000000" w14:paraId="0000002E">
      <w:pPr>
        <w:pageBreakBefore w:val="0"/>
        <w:rPr/>
      </w:pPr>
      <w:r w:rsidDel="00000000" w:rsidR="00000000" w:rsidRPr="00000000">
        <w:rPr>
          <w:rtl w:val="0"/>
        </w:rPr>
        <w:tab/>
        <w:t xml:space="preserve">scanf("%d",&amp;a);</w:t>
      </w:r>
    </w:p>
    <w:p w:rsidR="00000000" w:rsidDel="00000000" w:rsidP="00000000" w:rsidRDefault="00000000" w:rsidRPr="00000000" w14:paraId="0000002F">
      <w:pPr>
        <w:pageBreakBefore w:val="0"/>
        <w:rPr/>
      </w:pPr>
      <w:r w:rsidDel="00000000" w:rsidR="00000000" w:rsidRPr="00000000">
        <w:rPr>
          <w:rtl w:val="0"/>
        </w:rPr>
        <w:tab/>
        <w:t xml:space="preserve">while(a&lt;1||a&gt;5)</w:t>
      </w:r>
    </w:p>
    <w:p w:rsidR="00000000" w:rsidDel="00000000" w:rsidP="00000000" w:rsidRDefault="00000000" w:rsidRPr="00000000" w14:paraId="00000030">
      <w:pPr>
        <w:pageBreakBefore w:val="0"/>
        <w:rPr/>
      </w:pPr>
      <w:r w:rsidDel="00000000" w:rsidR="00000000" w:rsidRPr="00000000">
        <w:rPr>
          <w:rtl w:val="0"/>
        </w:rPr>
        <w:tab/>
        <w:t xml:space="preserve">{</w:t>
      </w:r>
    </w:p>
    <w:p w:rsidR="00000000" w:rsidDel="00000000" w:rsidP="00000000" w:rsidRDefault="00000000" w:rsidRPr="00000000" w14:paraId="00000031">
      <w:pPr>
        <w:pageBreakBefore w:val="0"/>
        <w:rPr/>
      </w:pPr>
      <w:r w:rsidDel="00000000" w:rsidR="00000000" w:rsidRPr="00000000">
        <w:rPr>
          <w:rtl w:val="0"/>
        </w:rPr>
        <w:tab/>
        <w:t xml:space="preserve">printf("Ko hop le ! Moi ban nhap lai so hieu cau hoi muon in ra man hinh :\n");</w:t>
      </w:r>
    </w:p>
    <w:p w:rsidR="00000000" w:rsidDel="00000000" w:rsidP="00000000" w:rsidRDefault="00000000" w:rsidRPr="00000000" w14:paraId="00000032">
      <w:pPr>
        <w:pageBreakBefore w:val="0"/>
        <w:rPr/>
      </w:pPr>
      <w:r w:rsidDel="00000000" w:rsidR="00000000" w:rsidRPr="00000000">
        <w:rPr>
          <w:rtl w:val="0"/>
        </w:rPr>
        <w:tab/>
        <w:t xml:space="preserve">scanf("%d",&amp;a);</w:t>
      </w:r>
    </w:p>
    <w:p w:rsidR="00000000" w:rsidDel="00000000" w:rsidP="00000000" w:rsidRDefault="00000000" w:rsidRPr="00000000" w14:paraId="00000033">
      <w:pPr>
        <w:pageBreakBefore w:val="0"/>
        <w:rPr/>
      </w:pPr>
      <w:r w:rsidDel="00000000" w:rsidR="00000000" w:rsidRPr="00000000">
        <w:rPr>
          <w:rtl w:val="0"/>
        </w:rPr>
        <w:tab/>
        <w:t xml:space="preserve">}</w:t>
      </w:r>
    </w:p>
    <w:p w:rsidR="00000000" w:rsidDel="00000000" w:rsidP="00000000" w:rsidRDefault="00000000" w:rsidRPr="00000000" w14:paraId="00000034">
      <w:pPr>
        <w:pageBreakBefore w:val="0"/>
        <w:rPr/>
      </w:pPr>
      <w:r w:rsidDel="00000000" w:rsidR="00000000" w:rsidRPr="00000000">
        <w:rPr>
          <w:rtl w:val="0"/>
        </w:rPr>
        <w:tab/>
        <w:t xml:space="preserve">printf("%s\n",K[a-1].cauhoi);</w:t>
      </w:r>
    </w:p>
    <w:p w:rsidR="00000000" w:rsidDel="00000000" w:rsidP="00000000" w:rsidRDefault="00000000" w:rsidRPr="00000000" w14:paraId="00000035">
      <w:pPr>
        <w:pageBreakBefore w:val="0"/>
        <w:rPr/>
      </w:pPr>
      <w:r w:rsidDel="00000000" w:rsidR="00000000" w:rsidRPr="00000000">
        <w:rPr>
          <w:rtl w:val="0"/>
        </w:rPr>
        <w:tab/>
        <w:t xml:space="preserve">printf("1.%-30s2.%-30s3.%-30s",K[a-1].pa1,K[a-1].pa2,K[a-1].pa3);</w:t>
      </w:r>
    </w:p>
    <w:p w:rsidR="00000000" w:rsidDel="00000000" w:rsidP="00000000" w:rsidRDefault="00000000" w:rsidRPr="00000000" w14:paraId="00000036">
      <w:pPr>
        <w:pageBreakBefore w:val="0"/>
        <w:rPr/>
      </w:pPr>
      <w:r w:rsidDel="00000000" w:rsidR="00000000" w:rsidRPr="00000000">
        <w:rPr>
          <w:rtl w:val="0"/>
        </w:rPr>
        <w:t xml:space="preserve">}</w:t>
      </w:r>
    </w:p>
    <w:p w:rsidR="00000000" w:rsidDel="00000000" w:rsidP="00000000" w:rsidRDefault="00000000" w:rsidRPr="00000000" w14:paraId="00000037">
      <w:pPr>
        <w:pageBreakBefore w:val="0"/>
        <w:rPr/>
      </w:pPr>
      <w:r w:rsidDel="00000000" w:rsidR="00000000" w:rsidRPr="00000000">
        <w:rPr>
          <w:rtl w:val="0"/>
        </w:rPr>
        <w:t xml:space="preserve">void daodapan(qt_type*K,int n)</w:t>
      </w:r>
    </w:p>
    <w:p w:rsidR="00000000" w:rsidDel="00000000" w:rsidP="00000000" w:rsidRDefault="00000000" w:rsidRPr="00000000" w14:paraId="00000038">
      <w:pPr>
        <w:pageBreakBefore w:val="0"/>
        <w:rPr/>
      </w:pPr>
      <w:r w:rsidDel="00000000" w:rsidR="00000000" w:rsidRPr="00000000">
        <w:rPr>
          <w:rtl w:val="0"/>
        </w:rPr>
        <w:t xml:space="preserve">{</w:t>
      </w:r>
    </w:p>
    <w:p w:rsidR="00000000" w:rsidDel="00000000" w:rsidP="00000000" w:rsidRDefault="00000000" w:rsidRPr="00000000" w14:paraId="00000039">
      <w:pPr>
        <w:pageBreakBefore w:val="0"/>
        <w:rPr/>
      </w:pPr>
      <w:r w:rsidDel="00000000" w:rsidR="00000000" w:rsidRPr="00000000">
        <w:rPr>
          <w:rtl w:val="0"/>
        </w:rPr>
        <w:tab/>
        <w:t xml:space="preserve">int j,change;</w:t>
      </w:r>
    </w:p>
    <w:p w:rsidR="00000000" w:rsidDel="00000000" w:rsidP="00000000" w:rsidRDefault="00000000" w:rsidRPr="00000000" w14:paraId="0000003A">
      <w:pPr>
        <w:pageBreakBefore w:val="0"/>
        <w:rPr/>
      </w:pPr>
      <w:r w:rsidDel="00000000" w:rsidR="00000000" w:rsidRPr="00000000">
        <w:rPr>
          <w:rtl w:val="0"/>
        </w:rPr>
        <w:tab/>
        <w:t xml:space="preserve">qt_type a;</w:t>
      </w:r>
    </w:p>
    <w:p w:rsidR="00000000" w:rsidDel="00000000" w:rsidP="00000000" w:rsidRDefault="00000000" w:rsidRPr="00000000" w14:paraId="0000003B">
      <w:pPr>
        <w:pageBreakBefore w:val="0"/>
        <w:rPr/>
      </w:pPr>
      <w:r w:rsidDel="00000000" w:rsidR="00000000" w:rsidRPr="00000000">
        <w:rPr>
          <w:rtl w:val="0"/>
        </w:rPr>
        <w:tab/>
        <w:t xml:space="preserve">printf("Moi ban nhap cau hoi muon dao dap an\n");</w:t>
      </w:r>
    </w:p>
    <w:p w:rsidR="00000000" w:rsidDel="00000000" w:rsidP="00000000" w:rsidRDefault="00000000" w:rsidRPr="00000000" w14:paraId="0000003C">
      <w:pPr>
        <w:pageBreakBefore w:val="0"/>
        <w:rPr/>
      </w:pPr>
      <w:r w:rsidDel="00000000" w:rsidR="00000000" w:rsidRPr="00000000">
        <w:rPr>
          <w:rtl w:val="0"/>
        </w:rPr>
        <w:tab/>
        <w:t xml:space="preserve">scanf("%d",&amp;j);</w:t>
      </w:r>
    </w:p>
    <w:p w:rsidR="00000000" w:rsidDel="00000000" w:rsidP="00000000" w:rsidRDefault="00000000" w:rsidRPr="00000000" w14:paraId="0000003D">
      <w:pPr>
        <w:pageBreakBefore w:val="0"/>
        <w:rPr/>
      </w:pPr>
      <w:r w:rsidDel="00000000" w:rsidR="00000000" w:rsidRPr="00000000">
        <w:rPr>
          <w:rtl w:val="0"/>
        </w:rPr>
        <w:tab/>
        <w:t xml:space="preserve">while(j&lt;1||j&gt;5)</w:t>
      </w:r>
    </w:p>
    <w:p w:rsidR="00000000" w:rsidDel="00000000" w:rsidP="00000000" w:rsidRDefault="00000000" w:rsidRPr="00000000" w14:paraId="0000003E">
      <w:pPr>
        <w:pageBreakBefore w:val="0"/>
        <w:rPr/>
      </w:pPr>
      <w:r w:rsidDel="00000000" w:rsidR="00000000" w:rsidRPr="00000000">
        <w:rPr>
          <w:rtl w:val="0"/>
        </w:rPr>
        <w:tab/>
        <w:t xml:space="preserve">{</w:t>
      </w:r>
    </w:p>
    <w:p w:rsidR="00000000" w:rsidDel="00000000" w:rsidP="00000000" w:rsidRDefault="00000000" w:rsidRPr="00000000" w14:paraId="0000003F">
      <w:pPr>
        <w:pageBreakBefore w:val="0"/>
        <w:rPr/>
      </w:pPr>
      <w:r w:rsidDel="00000000" w:rsidR="00000000" w:rsidRPr="00000000">
        <w:rPr>
          <w:rtl w:val="0"/>
        </w:rPr>
        <w:tab/>
        <w:t xml:space="preserve">printf("Lua chon ko hop le ! Moi ban nhap lai cau hoi muon dao dap an :\n");</w:t>
      </w:r>
    </w:p>
    <w:p w:rsidR="00000000" w:rsidDel="00000000" w:rsidP="00000000" w:rsidRDefault="00000000" w:rsidRPr="00000000" w14:paraId="00000040">
      <w:pPr>
        <w:pageBreakBefore w:val="0"/>
        <w:rPr/>
      </w:pPr>
      <w:r w:rsidDel="00000000" w:rsidR="00000000" w:rsidRPr="00000000">
        <w:rPr>
          <w:rtl w:val="0"/>
        </w:rPr>
        <w:tab/>
        <w:t xml:space="preserve">scanf("%d",&amp;j);</w:t>
        <w:tab/>
      </w:r>
    </w:p>
    <w:p w:rsidR="00000000" w:rsidDel="00000000" w:rsidP="00000000" w:rsidRDefault="00000000" w:rsidRPr="00000000" w14:paraId="00000041">
      <w:pPr>
        <w:pageBreakBefore w:val="0"/>
        <w:rPr/>
      </w:pPr>
      <w:r w:rsidDel="00000000" w:rsidR="00000000" w:rsidRPr="00000000">
        <w:rPr>
          <w:rtl w:val="0"/>
        </w:rPr>
        <w:tab/>
        <w:t xml:space="preserve">}</w:t>
      </w:r>
    </w:p>
    <w:p w:rsidR="00000000" w:rsidDel="00000000" w:rsidP="00000000" w:rsidRDefault="00000000" w:rsidRPr="00000000" w14:paraId="00000042">
      <w:pPr>
        <w:pageBreakBefore w:val="0"/>
        <w:rPr/>
      </w:pPr>
      <w:r w:rsidDel="00000000" w:rsidR="00000000" w:rsidRPr="00000000">
        <w:rPr>
          <w:rtl w:val="0"/>
        </w:rPr>
        <w:tab/>
        <w:t xml:space="preserve">printf("Moi ban nhap dap an muon dao :\n");</w:t>
      </w:r>
    </w:p>
    <w:p w:rsidR="00000000" w:rsidDel="00000000" w:rsidP="00000000" w:rsidRDefault="00000000" w:rsidRPr="00000000" w14:paraId="00000043">
      <w:pPr>
        <w:pageBreakBefore w:val="0"/>
        <w:rPr/>
      </w:pPr>
      <w:r w:rsidDel="00000000" w:rsidR="00000000" w:rsidRPr="00000000">
        <w:rPr>
          <w:rtl w:val="0"/>
        </w:rPr>
        <w:tab/>
        <w:t xml:space="preserve">scanf("%d",&amp;change);</w:t>
      </w:r>
    </w:p>
    <w:p w:rsidR="00000000" w:rsidDel="00000000" w:rsidP="00000000" w:rsidRDefault="00000000" w:rsidRPr="00000000" w14:paraId="00000044">
      <w:pPr>
        <w:pageBreakBefore w:val="0"/>
        <w:rPr/>
      </w:pPr>
      <w:r w:rsidDel="00000000" w:rsidR="00000000" w:rsidRPr="00000000">
        <w:rPr>
          <w:rtl w:val="0"/>
        </w:rPr>
        <w:tab/>
        <w:t xml:space="preserve">while(change&lt;1||change&gt;3||change==K[j-1].dapan)</w:t>
      </w:r>
    </w:p>
    <w:p w:rsidR="00000000" w:rsidDel="00000000" w:rsidP="00000000" w:rsidRDefault="00000000" w:rsidRPr="00000000" w14:paraId="00000045">
      <w:pPr>
        <w:pageBreakBefore w:val="0"/>
        <w:rPr/>
      </w:pPr>
      <w:r w:rsidDel="00000000" w:rsidR="00000000" w:rsidRPr="00000000">
        <w:rPr>
          <w:rtl w:val="0"/>
        </w:rPr>
        <w:tab/>
        <w:t xml:space="preserve">{</w:t>
      </w:r>
    </w:p>
    <w:p w:rsidR="00000000" w:rsidDel="00000000" w:rsidP="00000000" w:rsidRDefault="00000000" w:rsidRPr="00000000" w14:paraId="00000046">
      <w:pPr>
        <w:pageBreakBefore w:val="0"/>
        <w:rPr/>
      </w:pPr>
      <w:r w:rsidDel="00000000" w:rsidR="00000000" w:rsidRPr="00000000">
        <w:rPr>
          <w:rtl w:val="0"/>
        </w:rPr>
        <w:tab/>
        <w:t xml:space="preserve">printf("Lua chon ko hop le ! Moi ban nhap lai dap an muon dao :\n");</w:t>
      </w:r>
    </w:p>
    <w:p w:rsidR="00000000" w:rsidDel="00000000" w:rsidP="00000000" w:rsidRDefault="00000000" w:rsidRPr="00000000" w14:paraId="00000047">
      <w:pPr>
        <w:pageBreakBefore w:val="0"/>
        <w:rPr/>
      </w:pPr>
      <w:r w:rsidDel="00000000" w:rsidR="00000000" w:rsidRPr="00000000">
        <w:rPr>
          <w:rtl w:val="0"/>
        </w:rPr>
        <w:tab/>
        <w:t xml:space="preserve">scanf("%d",&amp;change);</w:t>
        <w:tab/>
      </w:r>
    </w:p>
    <w:p w:rsidR="00000000" w:rsidDel="00000000" w:rsidP="00000000" w:rsidRDefault="00000000" w:rsidRPr="00000000" w14:paraId="00000048">
      <w:pPr>
        <w:pageBreakBefore w:val="0"/>
        <w:rPr/>
      </w:pPr>
      <w:r w:rsidDel="00000000" w:rsidR="00000000" w:rsidRPr="00000000">
        <w:rPr>
          <w:rtl w:val="0"/>
        </w:rPr>
        <w:tab/>
        <w:t xml:space="preserve">}</w:t>
      </w:r>
    </w:p>
    <w:p w:rsidR="00000000" w:rsidDel="00000000" w:rsidP="00000000" w:rsidRDefault="00000000" w:rsidRPr="00000000" w14:paraId="00000049">
      <w:pPr>
        <w:pageBreakBefore w:val="0"/>
        <w:rPr/>
      </w:pPr>
      <w:r w:rsidDel="00000000" w:rsidR="00000000" w:rsidRPr="00000000">
        <w:rPr>
          <w:rtl w:val="0"/>
        </w:rPr>
        <w:tab/>
      </w:r>
    </w:p>
    <w:p w:rsidR="00000000" w:rsidDel="00000000" w:rsidP="00000000" w:rsidRDefault="00000000" w:rsidRPr="00000000" w14:paraId="0000004A">
      <w:pPr>
        <w:pageBreakBefore w:val="0"/>
        <w:rPr/>
      </w:pPr>
      <w:r w:rsidDel="00000000" w:rsidR="00000000" w:rsidRPr="00000000">
        <w:rPr>
          <w:rtl w:val="0"/>
        </w:rPr>
        <w:tab/>
        <w:t xml:space="preserve">switch(K[j-1].dapan)</w:t>
      </w:r>
    </w:p>
    <w:p w:rsidR="00000000" w:rsidDel="00000000" w:rsidP="00000000" w:rsidRDefault="00000000" w:rsidRPr="00000000" w14:paraId="0000004B">
      <w:pPr>
        <w:pageBreakBefore w:val="0"/>
        <w:rPr/>
      </w:pPr>
      <w:r w:rsidDel="00000000" w:rsidR="00000000" w:rsidRPr="00000000">
        <w:rPr>
          <w:rtl w:val="0"/>
        </w:rPr>
        <w:tab/>
        <w:t xml:space="preserve">{</w:t>
      </w:r>
    </w:p>
    <w:p w:rsidR="00000000" w:rsidDel="00000000" w:rsidP="00000000" w:rsidRDefault="00000000" w:rsidRPr="00000000" w14:paraId="0000004C">
      <w:pPr>
        <w:pageBreakBefore w:val="0"/>
        <w:rPr/>
      </w:pPr>
      <w:r w:rsidDel="00000000" w:rsidR="00000000" w:rsidRPr="00000000">
        <w:rPr>
          <w:rtl w:val="0"/>
        </w:rPr>
        <w:tab/>
        <w:tab/>
        <w:t xml:space="preserve">case 1:</w:t>
      </w:r>
    </w:p>
    <w:p w:rsidR="00000000" w:rsidDel="00000000" w:rsidP="00000000" w:rsidRDefault="00000000" w:rsidRPr="00000000" w14:paraId="0000004D">
      <w:pPr>
        <w:pageBreakBefore w:val="0"/>
        <w:rPr/>
      </w:pPr>
      <w:r w:rsidDel="00000000" w:rsidR="00000000" w:rsidRPr="00000000">
        <w:rPr>
          <w:rtl w:val="0"/>
        </w:rPr>
        <w:tab/>
        <w:tab/>
        <w:t xml:space="preserve">if(change==2)</w:t>
      </w:r>
    </w:p>
    <w:p w:rsidR="00000000" w:rsidDel="00000000" w:rsidP="00000000" w:rsidRDefault="00000000" w:rsidRPr="00000000" w14:paraId="0000004E">
      <w:pPr>
        <w:pageBreakBefore w:val="0"/>
        <w:rPr/>
      </w:pPr>
      <w:r w:rsidDel="00000000" w:rsidR="00000000" w:rsidRPr="00000000">
        <w:rPr>
          <w:rtl w:val="0"/>
        </w:rPr>
        <w:tab/>
        <w:tab/>
        <w:t xml:space="preserve">{</w:t>
      </w:r>
    </w:p>
    <w:p w:rsidR="00000000" w:rsidDel="00000000" w:rsidP="00000000" w:rsidRDefault="00000000" w:rsidRPr="00000000" w14:paraId="0000004F">
      <w:pPr>
        <w:pageBreakBefore w:val="0"/>
        <w:rPr/>
      </w:pPr>
      <w:r w:rsidDel="00000000" w:rsidR="00000000" w:rsidRPr="00000000">
        <w:rPr>
          <w:rtl w:val="0"/>
        </w:rPr>
        <w:tab/>
        <w:tab/>
        <w:tab/>
        <w:t xml:space="preserve">strcpy(a.pa1,K[j-1].pa1);</w:t>
      </w:r>
    </w:p>
    <w:p w:rsidR="00000000" w:rsidDel="00000000" w:rsidP="00000000" w:rsidRDefault="00000000" w:rsidRPr="00000000" w14:paraId="00000050">
      <w:pPr>
        <w:pageBreakBefore w:val="0"/>
        <w:rPr/>
      </w:pPr>
      <w:r w:rsidDel="00000000" w:rsidR="00000000" w:rsidRPr="00000000">
        <w:rPr>
          <w:rtl w:val="0"/>
        </w:rPr>
        <w:tab/>
        <w:tab/>
        <w:tab/>
        <w:t xml:space="preserve">strcpy(K[j-1].pa1,K[j-1].pa2);</w:t>
      </w:r>
    </w:p>
    <w:p w:rsidR="00000000" w:rsidDel="00000000" w:rsidP="00000000" w:rsidRDefault="00000000" w:rsidRPr="00000000" w14:paraId="00000051">
      <w:pPr>
        <w:pageBreakBefore w:val="0"/>
        <w:rPr/>
      </w:pPr>
      <w:r w:rsidDel="00000000" w:rsidR="00000000" w:rsidRPr="00000000">
        <w:rPr>
          <w:rtl w:val="0"/>
        </w:rPr>
        <w:tab/>
        <w:tab/>
        <w:tab/>
        <w:t xml:space="preserve">strcpy(K[j-1].pa2,a.pa1);</w:t>
      </w:r>
    </w:p>
    <w:p w:rsidR="00000000" w:rsidDel="00000000" w:rsidP="00000000" w:rsidRDefault="00000000" w:rsidRPr="00000000" w14:paraId="00000052">
      <w:pPr>
        <w:pageBreakBefore w:val="0"/>
        <w:rPr/>
      </w:pPr>
      <w:r w:rsidDel="00000000" w:rsidR="00000000" w:rsidRPr="00000000">
        <w:rPr>
          <w:rtl w:val="0"/>
        </w:rPr>
        <w:tab/>
        <w:tab/>
        <w:t xml:space="preserve">}</w:t>
      </w:r>
    </w:p>
    <w:p w:rsidR="00000000" w:rsidDel="00000000" w:rsidP="00000000" w:rsidRDefault="00000000" w:rsidRPr="00000000" w14:paraId="00000053">
      <w:pPr>
        <w:pageBreakBefore w:val="0"/>
        <w:rPr/>
      </w:pPr>
      <w:r w:rsidDel="00000000" w:rsidR="00000000" w:rsidRPr="00000000">
        <w:rPr>
          <w:rtl w:val="0"/>
        </w:rPr>
        <w:tab/>
        <w:tab/>
        <w:t xml:space="preserve">else</w:t>
      </w:r>
    </w:p>
    <w:p w:rsidR="00000000" w:rsidDel="00000000" w:rsidP="00000000" w:rsidRDefault="00000000" w:rsidRPr="00000000" w14:paraId="00000054">
      <w:pPr>
        <w:pageBreakBefore w:val="0"/>
        <w:rPr/>
      </w:pPr>
      <w:r w:rsidDel="00000000" w:rsidR="00000000" w:rsidRPr="00000000">
        <w:rPr>
          <w:rtl w:val="0"/>
        </w:rPr>
        <w:tab/>
        <w:tab/>
        <w:t xml:space="preserve">{</w:t>
      </w:r>
    </w:p>
    <w:p w:rsidR="00000000" w:rsidDel="00000000" w:rsidP="00000000" w:rsidRDefault="00000000" w:rsidRPr="00000000" w14:paraId="00000055">
      <w:pPr>
        <w:pageBreakBefore w:val="0"/>
        <w:rPr/>
      </w:pPr>
      <w:r w:rsidDel="00000000" w:rsidR="00000000" w:rsidRPr="00000000">
        <w:rPr>
          <w:rtl w:val="0"/>
        </w:rPr>
        <w:tab/>
        <w:tab/>
        <w:tab/>
        <w:t xml:space="preserve">strcpy(a.pa1,K[j-1].pa1);</w:t>
      </w:r>
    </w:p>
    <w:p w:rsidR="00000000" w:rsidDel="00000000" w:rsidP="00000000" w:rsidRDefault="00000000" w:rsidRPr="00000000" w14:paraId="00000056">
      <w:pPr>
        <w:pageBreakBefore w:val="0"/>
        <w:rPr/>
      </w:pPr>
      <w:r w:rsidDel="00000000" w:rsidR="00000000" w:rsidRPr="00000000">
        <w:rPr>
          <w:rtl w:val="0"/>
        </w:rPr>
        <w:tab/>
        <w:tab/>
        <w:tab/>
        <w:t xml:space="preserve">strcpy(K[j-1].pa1,K[j-1].pa3);</w:t>
      </w:r>
    </w:p>
    <w:p w:rsidR="00000000" w:rsidDel="00000000" w:rsidP="00000000" w:rsidRDefault="00000000" w:rsidRPr="00000000" w14:paraId="00000057">
      <w:pPr>
        <w:pageBreakBefore w:val="0"/>
        <w:rPr/>
      </w:pPr>
      <w:r w:rsidDel="00000000" w:rsidR="00000000" w:rsidRPr="00000000">
        <w:rPr>
          <w:rtl w:val="0"/>
        </w:rPr>
        <w:tab/>
        <w:tab/>
        <w:tab/>
        <w:t xml:space="preserve">strcpy(K[j-1].pa3,a.pa1);</w:t>
      </w:r>
    </w:p>
    <w:p w:rsidR="00000000" w:rsidDel="00000000" w:rsidP="00000000" w:rsidRDefault="00000000" w:rsidRPr="00000000" w14:paraId="00000058">
      <w:pPr>
        <w:pageBreakBefore w:val="0"/>
        <w:rPr/>
      </w:pPr>
      <w:r w:rsidDel="00000000" w:rsidR="00000000" w:rsidRPr="00000000">
        <w:rPr>
          <w:rtl w:val="0"/>
        </w:rPr>
        <w:tab/>
        <w:tab/>
        <w:t xml:space="preserve">}</w:t>
      </w:r>
    </w:p>
    <w:p w:rsidR="00000000" w:rsidDel="00000000" w:rsidP="00000000" w:rsidRDefault="00000000" w:rsidRPr="00000000" w14:paraId="00000059">
      <w:pPr>
        <w:pageBreakBefore w:val="0"/>
        <w:rPr/>
      </w:pPr>
      <w:r w:rsidDel="00000000" w:rsidR="00000000" w:rsidRPr="00000000">
        <w:rPr>
          <w:rtl w:val="0"/>
        </w:rPr>
        <w:tab/>
        <w:tab/>
        <w:t xml:space="preserve">K[j-1].dapan=change;</w:t>
      </w:r>
    </w:p>
    <w:p w:rsidR="00000000" w:rsidDel="00000000" w:rsidP="00000000" w:rsidRDefault="00000000" w:rsidRPr="00000000" w14:paraId="0000005A">
      <w:pPr>
        <w:pageBreakBefore w:val="0"/>
        <w:rPr/>
      </w:pPr>
      <w:r w:rsidDel="00000000" w:rsidR="00000000" w:rsidRPr="00000000">
        <w:rPr>
          <w:rtl w:val="0"/>
        </w:rPr>
        <w:tab/>
        <w:tab/>
        <w:t xml:space="preserve">break;</w:t>
      </w:r>
    </w:p>
    <w:p w:rsidR="00000000" w:rsidDel="00000000" w:rsidP="00000000" w:rsidRDefault="00000000" w:rsidRPr="00000000" w14:paraId="0000005B">
      <w:pPr>
        <w:pageBreakBefore w:val="0"/>
        <w:rPr/>
      </w:pPr>
      <w:r w:rsidDel="00000000" w:rsidR="00000000" w:rsidRPr="00000000">
        <w:rPr>
          <w:rtl w:val="0"/>
        </w:rPr>
        <w:tab/>
        <w:tab/>
        <w:t xml:space="preserve">case 2:</w:t>
      </w:r>
    </w:p>
    <w:p w:rsidR="00000000" w:rsidDel="00000000" w:rsidP="00000000" w:rsidRDefault="00000000" w:rsidRPr="00000000" w14:paraId="0000005C">
      <w:pPr>
        <w:pageBreakBefore w:val="0"/>
        <w:rPr/>
      </w:pPr>
      <w:r w:rsidDel="00000000" w:rsidR="00000000" w:rsidRPr="00000000">
        <w:rPr>
          <w:rtl w:val="0"/>
        </w:rPr>
        <w:tab/>
        <w:tab/>
        <w:t xml:space="preserve">if(change==1)</w:t>
      </w:r>
    </w:p>
    <w:p w:rsidR="00000000" w:rsidDel="00000000" w:rsidP="00000000" w:rsidRDefault="00000000" w:rsidRPr="00000000" w14:paraId="0000005D">
      <w:pPr>
        <w:pageBreakBefore w:val="0"/>
        <w:rPr/>
      </w:pPr>
      <w:r w:rsidDel="00000000" w:rsidR="00000000" w:rsidRPr="00000000">
        <w:rPr>
          <w:rtl w:val="0"/>
        </w:rPr>
        <w:tab/>
        <w:tab/>
        <w:t xml:space="preserve">{</w:t>
      </w:r>
    </w:p>
    <w:p w:rsidR="00000000" w:rsidDel="00000000" w:rsidP="00000000" w:rsidRDefault="00000000" w:rsidRPr="00000000" w14:paraId="0000005E">
      <w:pPr>
        <w:pageBreakBefore w:val="0"/>
        <w:rPr/>
      </w:pPr>
      <w:r w:rsidDel="00000000" w:rsidR="00000000" w:rsidRPr="00000000">
        <w:rPr>
          <w:rtl w:val="0"/>
        </w:rPr>
        <w:tab/>
        <w:tab/>
        <w:tab/>
        <w:t xml:space="preserve">strcpy(a.pa1,K[j-1].pa2);</w:t>
      </w:r>
    </w:p>
    <w:p w:rsidR="00000000" w:rsidDel="00000000" w:rsidP="00000000" w:rsidRDefault="00000000" w:rsidRPr="00000000" w14:paraId="0000005F">
      <w:pPr>
        <w:pageBreakBefore w:val="0"/>
        <w:rPr/>
      </w:pPr>
      <w:r w:rsidDel="00000000" w:rsidR="00000000" w:rsidRPr="00000000">
        <w:rPr>
          <w:rtl w:val="0"/>
        </w:rPr>
        <w:tab/>
        <w:tab/>
        <w:tab/>
        <w:t xml:space="preserve">strcpy(K[j-1].pa2,K[j-1].pa1);</w:t>
      </w:r>
    </w:p>
    <w:p w:rsidR="00000000" w:rsidDel="00000000" w:rsidP="00000000" w:rsidRDefault="00000000" w:rsidRPr="00000000" w14:paraId="00000060">
      <w:pPr>
        <w:pageBreakBefore w:val="0"/>
        <w:rPr/>
      </w:pPr>
      <w:r w:rsidDel="00000000" w:rsidR="00000000" w:rsidRPr="00000000">
        <w:rPr>
          <w:rtl w:val="0"/>
        </w:rPr>
        <w:tab/>
        <w:tab/>
        <w:tab/>
        <w:t xml:space="preserve">strcpy(K[j-1].pa1,a.pa1);</w:t>
      </w:r>
    </w:p>
    <w:p w:rsidR="00000000" w:rsidDel="00000000" w:rsidP="00000000" w:rsidRDefault="00000000" w:rsidRPr="00000000" w14:paraId="00000061">
      <w:pPr>
        <w:pageBreakBefore w:val="0"/>
        <w:rPr/>
      </w:pPr>
      <w:r w:rsidDel="00000000" w:rsidR="00000000" w:rsidRPr="00000000">
        <w:rPr>
          <w:rtl w:val="0"/>
        </w:rPr>
        <w:tab/>
        <w:tab/>
        <w:t xml:space="preserve">}</w:t>
      </w:r>
    </w:p>
    <w:p w:rsidR="00000000" w:rsidDel="00000000" w:rsidP="00000000" w:rsidRDefault="00000000" w:rsidRPr="00000000" w14:paraId="00000062">
      <w:pPr>
        <w:pageBreakBefore w:val="0"/>
        <w:rPr/>
      </w:pPr>
      <w:r w:rsidDel="00000000" w:rsidR="00000000" w:rsidRPr="00000000">
        <w:rPr>
          <w:rtl w:val="0"/>
        </w:rPr>
        <w:tab/>
        <w:tab/>
        <w:t xml:space="preserve">else</w:t>
      </w:r>
    </w:p>
    <w:p w:rsidR="00000000" w:rsidDel="00000000" w:rsidP="00000000" w:rsidRDefault="00000000" w:rsidRPr="00000000" w14:paraId="00000063">
      <w:pPr>
        <w:pageBreakBefore w:val="0"/>
        <w:rPr/>
      </w:pPr>
      <w:r w:rsidDel="00000000" w:rsidR="00000000" w:rsidRPr="00000000">
        <w:rPr>
          <w:rtl w:val="0"/>
        </w:rPr>
        <w:tab/>
        <w:tab/>
        <w:t xml:space="preserve">{</w:t>
      </w:r>
    </w:p>
    <w:p w:rsidR="00000000" w:rsidDel="00000000" w:rsidP="00000000" w:rsidRDefault="00000000" w:rsidRPr="00000000" w14:paraId="00000064">
      <w:pPr>
        <w:pageBreakBefore w:val="0"/>
        <w:rPr/>
      </w:pPr>
      <w:r w:rsidDel="00000000" w:rsidR="00000000" w:rsidRPr="00000000">
        <w:rPr>
          <w:rtl w:val="0"/>
        </w:rPr>
        <w:tab/>
        <w:tab/>
        <w:tab/>
        <w:t xml:space="preserve">strcpy(a.pa1,K[j-1].pa2);</w:t>
      </w:r>
    </w:p>
    <w:p w:rsidR="00000000" w:rsidDel="00000000" w:rsidP="00000000" w:rsidRDefault="00000000" w:rsidRPr="00000000" w14:paraId="00000065">
      <w:pPr>
        <w:pageBreakBefore w:val="0"/>
        <w:rPr/>
      </w:pPr>
      <w:r w:rsidDel="00000000" w:rsidR="00000000" w:rsidRPr="00000000">
        <w:rPr>
          <w:rtl w:val="0"/>
        </w:rPr>
        <w:tab/>
        <w:tab/>
        <w:tab/>
        <w:t xml:space="preserve">strcpy(K[j-1].pa2,K[j-1].pa3);</w:t>
      </w:r>
    </w:p>
    <w:p w:rsidR="00000000" w:rsidDel="00000000" w:rsidP="00000000" w:rsidRDefault="00000000" w:rsidRPr="00000000" w14:paraId="00000066">
      <w:pPr>
        <w:pageBreakBefore w:val="0"/>
        <w:rPr/>
      </w:pPr>
      <w:r w:rsidDel="00000000" w:rsidR="00000000" w:rsidRPr="00000000">
        <w:rPr>
          <w:rtl w:val="0"/>
        </w:rPr>
        <w:tab/>
        <w:tab/>
        <w:tab/>
        <w:t xml:space="preserve">strcpy(K[j-1].pa3,a.pa1);</w:t>
      </w:r>
    </w:p>
    <w:p w:rsidR="00000000" w:rsidDel="00000000" w:rsidP="00000000" w:rsidRDefault="00000000" w:rsidRPr="00000000" w14:paraId="00000067">
      <w:pPr>
        <w:pageBreakBefore w:val="0"/>
        <w:rPr/>
      </w:pPr>
      <w:r w:rsidDel="00000000" w:rsidR="00000000" w:rsidRPr="00000000">
        <w:rPr>
          <w:rtl w:val="0"/>
        </w:rPr>
        <w:tab/>
        <w:tab/>
        <w:t xml:space="preserve">}</w:t>
      </w:r>
    </w:p>
    <w:p w:rsidR="00000000" w:rsidDel="00000000" w:rsidP="00000000" w:rsidRDefault="00000000" w:rsidRPr="00000000" w14:paraId="00000068">
      <w:pPr>
        <w:pageBreakBefore w:val="0"/>
        <w:rPr/>
      </w:pPr>
      <w:r w:rsidDel="00000000" w:rsidR="00000000" w:rsidRPr="00000000">
        <w:rPr>
          <w:rtl w:val="0"/>
        </w:rPr>
        <w:tab/>
        <w:tab/>
        <w:t xml:space="preserve">K[j-1].dapan=change;</w:t>
      </w:r>
    </w:p>
    <w:p w:rsidR="00000000" w:rsidDel="00000000" w:rsidP="00000000" w:rsidRDefault="00000000" w:rsidRPr="00000000" w14:paraId="00000069">
      <w:pPr>
        <w:pageBreakBefore w:val="0"/>
        <w:rPr/>
      </w:pPr>
      <w:r w:rsidDel="00000000" w:rsidR="00000000" w:rsidRPr="00000000">
        <w:rPr>
          <w:rtl w:val="0"/>
        </w:rPr>
        <w:tab/>
        <w:tab/>
        <w:t xml:space="preserve">break;</w:t>
      </w:r>
    </w:p>
    <w:p w:rsidR="00000000" w:rsidDel="00000000" w:rsidP="00000000" w:rsidRDefault="00000000" w:rsidRPr="00000000" w14:paraId="0000006A">
      <w:pPr>
        <w:pageBreakBefore w:val="0"/>
        <w:rPr/>
      </w:pPr>
      <w:r w:rsidDel="00000000" w:rsidR="00000000" w:rsidRPr="00000000">
        <w:rPr>
          <w:rtl w:val="0"/>
        </w:rPr>
        <w:tab/>
        <w:tab/>
        <w:t xml:space="preserve">default:</w:t>
      </w:r>
    </w:p>
    <w:p w:rsidR="00000000" w:rsidDel="00000000" w:rsidP="00000000" w:rsidRDefault="00000000" w:rsidRPr="00000000" w14:paraId="0000006B">
      <w:pPr>
        <w:pageBreakBefore w:val="0"/>
        <w:rPr/>
      </w:pPr>
      <w:r w:rsidDel="00000000" w:rsidR="00000000" w:rsidRPr="00000000">
        <w:rPr>
          <w:rtl w:val="0"/>
        </w:rPr>
        <w:tab/>
        <w:tab/>
        <w:t xml:space="preserve">{</w:t>
      </w:r>
    </w:p>
    <w:p w:rsidR="00000000" w:rsidDel="00000000" w:rsidP="00000000" w:rsidRDefault="00000000" w:rsidRPr="00000000" w14:paraId="0000006C">
      <w:pPr>
        <w:pageBreakBefore w:val="0"/>
        <w:rPr/>
      </w:pPr>
      <w:r w:rsidDel="00000000" w:rsidR="00000000" w:rsidRPr="00000000">
        <w:rPr>
          <w:rtl w:val="0"/>
        </w:rPr>
        <w:tab/>
        <w:tab/>
        <w:t xml:space="preserve">if(change==1)</w:t>
      </w:r>
    </w:p>
    <w:p w:rsidR="00000000" w:rsidDel="00000000" w:rsidP="00000000" w:rsidRDefault="00000000" w:rsidRPr="00000000" w14:paraId="0000006D">
      <w:pPr>
        <w:pageBreakBefore w:val="0"/>
        <w:rPr/>
      </w:pPr>
      <w:r w:rsidDel="00000000" w:rsidR="00000000" w:rsidRPr="00000000">
        <w:rPr>
          <w:rtl w:val="0"/>
        </w:rPr>
        <w:tab/>
        <w:tab/>
        <w:t xml:space="preserve">{</w:t>
      </w:r>
    </w:p>
    <w:p w:rsidR="00000000" w:rsidDel="00000000" w:rsidP="00000000" w:rsidRDefault="00000000" w:rsidRPr="00000000" w14:paraId="0000006E">
      <w:pPr>
        <w:pageBreakBefore w:val="0"/>
        <w:rPr/>
      </w:pPr>
      <w:r w:rsidDel="00000000" w:rsidR="00000000" w:rsidRPr="00000000">
        <w:rPr>
          <w:rtl w:val="0"/>
        </w:rPr>
        <w:tab/>
        <w:tab/>
        <w:tab/>
        <w:t xml:space="preserve">strcpy(a.pa1,K[j-1].pa3);</w:t>
      </w:r>
    </w:p>
    <w:p w:rsidR="00000000" w:rsidDel="00000000" w:rsidP="00000000" w:rsidRDefault="00000000" w:rsidRPr="00000000" w14:paraId="0000006F">
      <w:pPr>
        <w:pageBreakBefore w:val="0"/>
        <w:rPr/>
      </w:pPr>
      <w:r w:rsidDel="00000000" w:rsidR="00000000" w:rsidRPr="00000000">
        <w:rPr>
          <w:rtl w:val="0"/>
        </w:rPr>
        <w:tab/>
        <w:tab/>
        <w:tab/>
        <w:t xml:space="preserve">strcpy(K[j-1].pa3,K[j-1].pa1);</w:t>
      </w:r>
    </w:p>
    <w:p w:rsidR="00000000" w:rsidDel="00000000" w:rsidP="00000000" w:rsidRDefault="00000000" w:rsidRPr="00000000" w14:paraId="00000070">
      <w:pPr>
        <w:pageBreakBefore w:val="0"/>
        <w:rPr/>
      </w:pPr>
      <w:r w:rsidDel="00000000" w:rsidR="00000000" w:rsidRPr="00000000">
        <w:rPr>
          <w:rtl w:val="0"/>
        </w:rPr>
        <w:tab/>
        <w:tab/>
        <w:tab/>
        <w:t xml:space="preserve">strcpy(K[j-1].pa1,a.pa1);</w:t>
      </w:r>
    </w:p>
    <w:p w:rsidR="00000000" w:rsidDel="00000000" w:rsidP="00000000" w:rsidRDefault="00000000" w:rsidRPr="00000000" w14:paraId="00000071">
      <w:pPr>
        <w:pageBreakBefore w:val="0"/>
        <w:rPr/>
      </w:pPr>
      <w:r w:rsidDel="00000000" w:rsidR="00000000" w:rsidRPr="00000000">
        <w:rPr>
          <w:rtl w:val="0"/>
        </w:rPr>
        <w:tab/>
        <w:tab/>
        <w:t xml:space="preserve">}</w:t>
      </w:r>
    </w:p>
    <w:p w:rsidR="00000000" w:rsidDel="00000000" w:rsidP="00000000" w:rsidRDefault="00000000" w:rsidRPr="00000000" w14:paraId="00000072">
      <w:pPr>
        <w:pageBreakBefore w:val="0"/>
        <w:rPr/>
      </w:pPr>
      <w:r w:rsidDel="00000000" w:rsidR="00000000" w:rsidRPr="00000000">
        <w:rPr>
          <w:rtl w:val="0"/>
        </w:rPr>
        <w:tab/>
        <w:tab/>
        <w:t xml:space="preserve">else</w:t>
      </w:r>
    </w:p>
    <w:p w:rsidR="00000000" w:rsidDel="00000000" w:rsidP="00000000" w:rsidRDefault="00000000" w:rsidRPr="00000000" w14:paraId="00000073">
      <w:pPr>
        <w:pageBreakBefore w:val="0"/>
        <w:rPr/>
      </w:pPr>
      <w:r w:rsidDel="00000000" w:rsidR="00000000" w:rsidRPr="00000000">
        <w:rPr>
          <w:rtl w:val="0"/>
        </w:rPr>
        <w:tab/>
        <w:tab/>
        <w:t xml:space="preserve">{</w:t>
      </w:r>
    </w:p>
    <w:p w:rsidR="00000000" w:rsidDel="00000000" w:rsidP="00000000" w:rsidRDefault="00000000" w:rsidRPr="00000000" w14:paraId="00000074">
      <w:pPr>
        <w:pageBreakBefore w:val="0"/>
        <w:rPr/>
      </w:pPr>
      <w:r w:rsidDel="00000000" w:rsidR="00000000" w:rsidRPr="00000000">
        <w:rPr>
          <w:rtl w:val="0"/>
        </w:rPr>
        <w:tab/>
        <w:tab/>
        <w:tab/>
        <w:t xml:space="preserve">strcpy(a.pa1,K[j-1].pa3);</w:t>
      </w:r>
    </w:p>
    <w:p w:rsidR="00000000" w:rsidDel="00000000" w:rsidP="00000000" w:rsidRDefault="00000000" w:rsidRPr="00000000" w14:paraId="00000075">
      <w:pPr>
        <w:pageBreakBefore w:val="0"/>
        <w:rPr/>
      </w:pPr>
      <w:r w:rsidDel="00000000" w:rsidR="00000000" w:rsidRPr="00000000">
        <w:rPr>
          <w:rtl w:val="0"/>
        </w:rPr>
        <w:tab/>
        <w:tab/>
        <w:tab/>
        <w:t xml:space="preserve">strcpy(K[j-1].pa3,K[j-1].pa2);</w:t>
      </w:r>
    </w:p>
    <w:p w:rsidR="00000000" w:rsidDel="00000000" w:rsidP="00000000" w:rsidRDefault="00000000" w:rsidRPr="00000000" w14:paraId="00000076">
      <w:pPr>
        <w:pageBreakBefore w:val="0"/>
        <w:rPr/>
      </w:pPr>
      <w:r w:rsidDel="00000000" w:rsidR="00000000" w:rsidRPr="00000000">
        <w:rPr>
          <w:rtl w:val="0"/>
        </w:rPr>
        <w:tab/>
        <w:tab/>
        <w:tab/>
        <w:t xml:space="preserve">strcpy(K[j-1].pa2,a.pa1);</w:t>
      </w:r>
    </w:p>
    <w:p w:rsidR="00000000" w:rsidDel="00000000" w:rsidP="00000000" w:rsidRDefault="00000000" w:rsidRPr="00000000" w14:paraId="00000077">
      <w:pPr>
        <w:pageBreakBefore w:val="0"/>
        <w:rPr/>
      </w:pPr>
      <w:r w:rsidDel="00000000" w:rsidR="00000000" w:rsidRPr="00000000">
        <w:rPr>
          <w:rtl w:val="0"/>
        </w:rPr>
        <w:tab/>
        <w:tab/>
        <w:t xml:space="preserve">}</w:t>
      </w:r>
    </w:p>
    <w:p w:rsidR="00000000" w:rsidDel="00000000" w:rsidP="00000000" w:rsidRDefault="00000000" w:rsidRPr="00000000" w14:paraId="00000078">
      <w:pPr>
        <w:pageBreakBefore w:val="0"/>
        <w:rPr/>
      </w:pPr>
      <w:r w:rsidDel="00000000" w:rsidR="00000000" w:rsidRPr="00000000">
        <w:rPr>
          <w:rtl w:val="0"/>
        </w:rPr>
        <w:tab/>
        <w:tab/>
        <w:t xml:space="preserve">K[j-1].dapan=change;</w:t>
        <w:tab/>
      </w:r>
    </w:p>
    <w:p w:rsidR="00000000" w:rsidDel="00000000" w:rsidP="00000000" w:rsidRDefault="00000000" w:rsidRPr="00000000" w14:paraId="00000079">
      <w:pPr>
        <w:pageBreakBefore w:val="0"/>
        <w:rPr/>
      </w:pPr>
      <w:r w:rsidDel="00000000" w:rsidR="00000000" w:rsidRPr="00000000">
        <w:rPr>
          <w:rtl w:val="0"/>
        </w:rPr>
        <w:tab/>
        <w:tab/>
        <w:t xml:space="preserve">}</w:t>
      </w:r>
    </w:p>
    <w:p w:rsidR="00000000" w:rsidDel="00000000" w:rsidP="00000000" w:rsidRDefault="00000000" w:rsidRPr="00000000" w14:paraId="0000007A">
      <w:pPr>
        <w:pageBreakBefore w:val="0"/>
        <w:rPr/>
      </w:pPr>
      <w:r w:rsidDel="00000000" w:rsidR="00000000" w:rsidRPr="00000000">
        <w:rPr>
          <w:rtl w:val="0"/>
        </w:rPr>
        <w:tab/>
        <w:t xml:space="preserve">}</w:t>
      </w:r>
    </w:p>
    <w:p w:rsidR="00000000" w:rsidDel="00000000" w:rsidP="00000000" w:rsidRDefault="00000000" w:rsidRPr="00000000" w14:paraId="0000007B">
      <w:pPr>
        <w:pageBreakBefore w:val="0"/>
        <w:rPr/>
      </w:pPr>
      <w:r w:rsidDel="00000000" w:rsidR="00000000" w:rsidRPr="00000000">
        <w:rPr>
          <w:rtl w:val="0"/>
        </w:rPr>
        <w:tab/>
        <w:t xml:space="preserve">printf("%s\n",K[j-1].cauhoi);</w:t>
      </w:r>
    </w:p>
    <w:p w:rsidR="00000000" w:rsidDel="00000000" w:rsidP="00000000" w:rsidRDefault="00000000" w:rsidRPr="00000000" w14:paraId="0000007C">
      <w:pPr>
        <w:pageBreakBefore w:val="0"/>
        <w:rPr/>
      </w:pPr>
      <w:r w:rsidDel="00000000" w:rsidR="00000000" w:rsidRPr="00000000">
        <w:rPr>
          <w:rtl w:val="0"/>
        </w:rPr>
        <w:tab/>
        <w:t xml:space="preserve">printf("1.%-30s2.%-30s3.%-30s",K[j-1].pa1,K[j-1].pa2,K[j-1].pa3);</w:t>
        <w:tab/>
      </w:r>
    </w:p>
    <w:p w:rsidR="00000000" w:rsidDel="00000000" w:rsidP="00000000" w:rsidRDefault="00000000" w:rsidRPr="00000000" w14:paraId="0000007D">
      <w:pPr>
        <w:pageBreakBefore w:val="0"/>
        <w:rPr/>
      </w:pPr>
      <w:r w:rsidDel="00000000" w:rsidR="00000000" w:rsidRPr="00000000">
        <w:rPr>
          <w:rtl w:val="0"/>
        </w:rPr>
        <w:t xml:space="preserve">}</w:t>
      </w:r>
    </w:p>
    <w:p w:rsidR="00000000" w:rsidDel="00000000" w:rsidP="00000000" w:rsidRDefault="00000000" w:rsidRPr="00000000" w14:paraId="0000007E">
      <w:pPr>
        <w:pageBreakBefore w:val="0"/>
        <w:rPr/>
      </w:pPr>
      <w:r w:rsidDel="00000000" w:rsidR="00000000" w:rsidRPr="00000000">
        <w:rPr>
          <w:rtl w:val="0"/>
        </w:rPr>
        <w:t xml:space="preserve">void gameplay(qt_type*K,int n)</w:t>
      </w:r>
    </w:p>
    <w:p w:rsidR="00000000" w:rsidDel="00000000" w:rsidP="00000000" w:rsidRDefault="00000000" w:rsidRPr="00000000" w14:paraId="0000007F">
      <w:pPr>
        <w:pageBreakBefore w:val="0"/>
        <w:rPr/>
      </w:pPr>
      <w:r w:rsidDel="00000000" w:rsidR="00000000" w:rsidRPr="00000000">
        <w:rPr>
          <w:rtl w:val="0"/>
        </w:rPr>
        <w:t xml:space="preserve">{</w:t>
      </w:r>
    </w:p>
    <w:p w:rsidR="00000000" w:rsidDel="00000000" w:rsidP="00000000" w:rsidRDefault="00000000" w:rsidRPr="00000000" w14:paraId="00000080">
      <w:pPr>
        <w:pageBreakBefore w:val="0"/>
        <w:rPr/>
      </w:pPr>
      <w:r w:rsidDel="00000000" w:rsidR="00000000" w:rsidRPr="00000000">
        <w:rPr>
          <w:rtl w:val="0"/>
        </w:rPr>
        <w:tab/>
        <w:t xml:space="preserve">int i,j,x=0;</w:t>
      </w:r>
    </w:p>
    <w:p w:rsidR="00000000" w:rsidDel="00000000" w:rsidP="00000000" w:rsidRDefault="00000000" w:rsidRPr="00000000" w14:paraId="00000081">
      <w:pPr>
        <w:pageBreakBefore w:val="0"/>
        <w:rPr/>
      </w:pPr>
      <w:r w:rsidDel="00000000" w:rsidR="00000000" w:rsidRPr="00000000">
        <w:rPr>
          <w:rtl w:val="0"/>
        </w:rPr>
        <w:tab/>
        <w:t xml:space="preserve">int ch[3],kotae[3];</w:t>
      </w:r>
    </w:p>
    <w:p w:rsidR="00000000" w:rsidDel="00000000" w:rsidP="00000000" w:rsidRDefault="00000000" w:rsidRPr="00000000" w14:paraId="00000082">
      <w:pPr>
        <w:pageBreakBefore w:val="0"/>
        <w:rPr/>
      </w:pPr>
      <w:r w:rsidDel="00000000" w:rsidR="00000000" w:rsidRPr="00000000">
        <w:rPr>
          <w:rtl w:val="0"/>
        </w:rPr>
        <w:tab/>
        <w:t xml:space="preserve">char ten[30];</w:t>
      </w:r>
    </w:p>
    <w:p w:rsidR="00000000" w:rsidDel="00000000" w:rsidP="00000000" w:rsidRDefault="00000000" w:rsidRPr="00000000" w14:paraId="00000083">
      <w:pPr>
        <w:pageBreakBefore w:val="0"/>
        <w:rPr/>
      </w:pPr>
      <w:r w:rsidDel="00000000" w:rsidR="00000000" w:rsidRPr="00000000">
        <w:rPr>
          <w:rtl w:val="0"/>
        </w:rPr>
        <w:tab/>
        <w:t xml:space="preserve">for(i=0;i&lt;3;i++)</w:t>
      </w:r>
    </w:p>
    <w:p w:rsidR="00000000" w:rsidDel="00000000" w:rsidP="00000000" w:rsidRDefault="00000000" w:rsidRPr="00000000" w14:paraId="00000084">
      <w:pPr>
        <w:pageBreakBefore w:val="0"/>
        <w:rPr/>
      </w:pPr>
      <w:r w:rsidDel="00000000" w:rsidR="00000000" w:rsidRPr="00000000">
        <w:rPr>
          <w:rtl w:val="0"/>
        </w:rPr>
        <w:tab/>
        <w:t xml:space="preserve">{</w:t>
      </w:r>
    </w:p>
    <w:p w:rsidR="00000000" w:rsidDel="00000000" w:rsidP="00000000" w:rsidRDefault="00000000" w:rsidRPr="00000000" w14:paraId="00000085">
      <w:pPr>
        <w:pageBreakBefore w:val="0"/>
        <w:rPr/>
      </w:pPr>
      <w:r w:rsidDel="00000000" w:rsidR="00000000" w:rsidRPr="00000000">
        <w:rPr>
          <w:rtl w:val="0"/>
        </w:rPr>
        <w:tab/>
        <w:tab/>
        <w:t xml:space="preserve">x=0;</w:t>
      </w:r>
    </w:p>
    <w:p w:rsidR="00000000" w:rsidDel="00000000" w:rsidP="00000000" w:rsidRDefault="00000000" w:rsidRPr="00000000" w14:paraId="00000086">
      <w:pPr>
        <w:pageBreakBefore w:val="0"/>
        <w:rPr/>
      </w:pPr>
      <w:r w:rsidDel="00000000" w:rsidR="00000000" w:rsidRPr="00000000">
        <w:rPr>
          <w:rtl w:val="0"/>
        </w:rPr>
        <w:tab/>
        <w:tab/>
        <w:t xml:space="preserve">printf("Moi nhap ten nguoi choi %d :_",i+1);</w:t>
      </w:r>
    </w:p>
    <w:p w:rsidR="00000000" w:rsidDel="00000000" w:rsidP="00000000" w:rsidRDefault="00000000" w:rsidRPr="00000000" w14:paraId="00000087">
      <w:pPr>
        <w:pageBreakBefore w:val="0"/>
        <w:rPr/>
      </w:pPr>
      <w:r w:rsidDel="00000000" w:rsidR="00000000" w:rsidRPr="00000000">
        <w:rPr>
          <w:rtl w:val="0"/>
        </w:rPr>
        <w:tab/>
        <w:tab/>
        <w:t xml:space="preserve">fflush(stdin);    gets(ten);</w:t>
      </w:r>
    </w:p>
    <w:p w:rsidR="00000000" w:rsidDel="00000000" w:rsidP="00000000" w:rsidRDefault="00000000" w:rsidRPr="00000000" w14:paraId="00000088">
      <w:pPr>
        <w:pageBreakBefore w:val="0"/>
        <w:rPr/>
      </w:pPr>
      <w:r w:rsidDel="00000000" w:rsidR="00000000" w:rsidRPr="00000000">
        <w:rPr>
          <w:rtl w:val="0"/>
        </w:rPr>
        <w:tab/>
        <w:tab/>
        <w:t xml:space="preserve">printf("Moi chon 3 cau hoi muon thi :\n");</w:t>
      </w:r>
    </w:p>
    <w:p w:rsidR="00000000" w:rsidDel="00000000" w:rsidP="00000000" w:rsidRDefault="00000000" w:rsidRPr="00000000" w14:paraId="00000089">
      <w:pPr>
        <w:pageBreakBefore w:val="0"/>
        <w:rPr/>
      </w:pPr>
      <w:r w:rsidDel="00000000" w:rsidR="00000000" w:rsidRPr="00000000">
        <w:rPr>
          <w:rtl w:val="0"/>
        </w:rPr>
        <w:tab/>
        <w:tab/>
        <w:t xml:space="preserve">for(j=0;j&lt;3;j++)</w:t>
      </w:r>
    </w:p>
    <w:p w:rsidR="00000000" w:rsidDel="00000000" w:rsidP="00000000" w:rsidRDefault="00000000" w:rsidRPr="00000000" w14:paraId="0000008A">
      <w:pPr>
        <w:pageBreakBefore w:val="0"/>
        <w:rPr/>
      </w:pPr>
      <w:r w:rsidDel="00000000" w:rsidR="00000000" w:rsidRPr="00000000">
        <w:rPr>
          <w:rtl w:val="0"/>
        </w:rPr>
        <w:tab/>
        <w:tab/>
        <w:t xml:space="preserve">{</w:t>
      </w:r>
    </w:p>
    <w:p w:rsidR="00000000" w:rsidDel="00000000" w:rsidP="00000000" w:rsidRDefault="00000000" w:rsidRPr="00000000" w14:paraId="0000008B">
      <w:pPr>
        <w:pageBreakBefore w:val="0"/>
        <w:rPr/>
      </w:pPr>
      <w:r w:rsidDel="00000000" w:rsidR="00000000" w:rsidRPr="00000000">
        <w:rPr>
          <w:rtl w:val="0"/>
        </w:rPr>
        <w:tab/>
        <w:tab/>
        <w:tab/>
        <w:t xml:space="preserve">scanf("%d",&amp;ch[j]);</w:t>
      </w:r>
    </w:p>
    <w:p w:rsidR="00000000" w:rsidDel="00000000" w:rsidP="00000000" w:rsidRDefault="00000000" w:rsidRPr="00000000" w14:paraId="0000008C">
      <w:pPr>
        <w:pageBreakBefore w:val="0"/>
        <w:rPr/>
      </w:pPr>
      <w:r w:rsidDel="00000000" w:rsidR="00000000" w:rsidRPr="00000000">
        <w:rPr>
          <w:rtl w:val="0"/>
        </w:rPr>
        <w:tab/>
        <w:tab/>
        <w:tab/>
        <w:t xml:space="preserve">while(ch[j]&lt;1||ch[j]&gt;5||ch[j]==ch[j-1]||ch[j]==ch[j-2])</w:t>
      </w:r>
    </w:p>
    <w:p w:rsidR="00000000" w:rsidDel="00000000" w:rsidP="00000000" w:rsidRDefault="00000000" w:rsidRPr="00000000" w14:paraId="0000008D">
      <w:pPr>
        <w:pageBreakBefore w:val="0"/>
        <w:rPr/>
      </w:pPr>
      <w:r w:rsidDel="00000000" w:rsidR="00000000" w:rsidRPr="00000000">
        <w:rPr>
          <w:rtl w:val="0"/>
        </w:rPr>
        <w:tab/>
        <w:tab/>
        <w:tab/>
        <w:t xml:space="preserve">{</w:t>
      </w:r>
    </w:p>
    <w:p w:rsidR="00000000" w:rsidDel="00000000" w:rsidP="00000000" w:rsidRDefault="00000000" w:rsidRPr="00000000" w14:paraId="0000008E">
      <w:pPr>
        <w:pageBreakBefore w:val="0"/>
        <w:rPr/>
      </w:pPr>
      <w:r w:rsidDel="00000000" w:rsidR="00000000" w:rsidRPr="00000000">
        <w:rPr>
          <w:rtl w:val="0"/>
        </w:rPr>
        <w:tab/>
        <w:tab/>
        <w:tab/>
        <w:tab/>
        <w:t xml:space="preserve">printf("Cau hoi da chon ko hop le, moi ban chon lai !\n");</w:t>
      </w:r>
    </w:p>
    <w:p w:rsidR="00000000" w:rsidDel="00000000" w:rsidP="00000000" w:rsidRDefault="00000000" w:rsidRPr="00000000" w14:paraId="0000008F">
      <w:pPr>
        <w:pageBreakBefore w:val="0"/>
        <w:rPr/>
      </w:pPr>
      <w:r w:rsidDel="00000000" w:rsidR="00000000" w:rsidRPr="00000000">
        <w:rPr>
          <w:rtl w:val="0"/>
        </w:rPr>
        <w:tab/>
        <w:tab/>
        <w:tab/>
        <w:tab/>
        <w:t xml:space="preserve">scanf("%d",&amp;ch[j]);</w:t>
      </w:r>
    </w:p>
    <w:p w:rsidR="00000000" w:rsidDel="00000000" w:rsidP="00000000" w:rsidRDefault="00000000" w:rsidRPr="00000000" w14:paraId="00000090">
      <w:pPr>
        <w:pageBreakBefore w:val="0"/>
        <w:rPr/>
      </w:pPr>
      <w:r w:rsidDel="00000000" w:rsidR="00000000" w:rsidRPr="00000000">
        <w:rPr>
          <w:rtl w:val="0"/>
        </w:rPr>
        <w:tab/>
        <w:tab/>
        <w:tab/>
        <w:t xml:space="preserve">}</w:t>
      </w:r>
    </w:p>
    <w:p w:rsidR="00000000" w:rsidDel="00000000" w:rsidP="00000000" w:rsidRDefault="00000000" w:rsidRPr="00000000" w14:paraId="00000091">
      <w:pPr>
        <w:pageBreakBefore w:val="0"/>
        <w:rPr/>
      </w:pPr>
      <w:r w:rsidDel="00000000" w:rsidR="00000000" w:rsidRPr="00000000">
        <w:rPr>
          <w:rtl w:val="0"/>
        </w:rPr>
        <w:tab/>
        <w:tab/>
        <w:t xml:space="preserve">}</w:t>
      </w:r>
    </w:p>
    <w:p w:rsidR="00000000" w:rsidDel="00000000" w:rsidP="00000000" w:rsidRDefault="00000000" w:rsidRPr="00000000" w14:paraId="00000092">
      <w:pPr>
        <w:pageBreakBefore w:val="0"/>
        <w:rPr/>
      </w:pPr>
      <w:r w:rsidDel="00000000" w:rsidR="00000000" w:rsidRPr="00000000">
        <w:rPr>
          <w:rtl w:val="0"/>
        </w:rPr>
        <w:tab/>
        <w:tab/>
        <w:t xml:space="preserve">for(j=0;j&lt;3;j++)</w:t>
      </w:r>
    </w:p>
    <w:p w:rsidR="00000000" w:rsidDel="00000000" w:rsidP="00000000" w:rsidRDefault="00000000" w:rsidRPr="00000000" w14:paraId="00000093">
      <w:pPr>
        <w:pageBreakBefore w:val="0"/>
        <w:rPr/>
      </w:pPr>
      <w:r w:rsidDel="00000000" w:rsidR="00000000" w:rsidRPr="00000000">
        <w:rPr>
          <w:rtl w:val="0"/>
        </w:rPr>
        <w:tab/>
        <w:tab/>
        <w:t xml:space="preserve">{</w:t>
      </w:r>
    </w:p>
    <w:p w:rsidR="00000000" w:rsidDel="00000000" w:rsidP="00000000" w:rsidRDefault="00000000" w:rsidRPr="00000000" w14:paraId="00000094">
      <w:pPr>
        <w:pageBreakBefore w:val="0"/>
        <w:rPr/>
      </w:pPr>
      <w:r w:rsidDel="00000000" w:rsidR="00000000" w:rsidRPr="00000000">
        <w:rPr>
          <w:rtl w:val="0"/>
        </w:rPr>
        <w:tab/>
        <w:tab/>
        <w:tab/>
        <w:t xml:space="preserve">printf("%s\n",K[ch[j]-1].cauhoi);</w:t>
      </w:r>
    </w:p>
    <w:p w:rsidR="00000000" w:rsidDel="00000000" w:rsidP="00000000" w:rsidRDefault="00000000" w:rsidRPr="00000000" w14:paraId="00000095">
      <w:pPr>
        <w:pageBreakBefore w:val="0"/>
        <w:rPr/>
      </w:pPr>
      <w:r w:rsidDel="00000000" w:rsidR="00000000" w:rsidRPr="00000000">
        <w:rPr>
          <w:rtl w:val="0"/>
        </w:rPr>
        <w:tab/>
        <w:t xml:space="preserve">        printf("1.%-30s2.%-30s3.%-30s",K[ch[j]-1].pa1,K[ch[j]-1].pa2,K[ch[j]-1].pa3);</w:t>
      </w:r>
    </w:p>
    <w:p w:rsidR="00000000" w:rsidDel="00000000" w:rsidP="00000000" w:rsidRDefault="00000000" w:rsidRPr="00000000" w14:paraId="00000096">
      <w:pPr>
        <w:pageBreakBefore w:val="0"/>
        <w:rPr/>
      </w:pPr>
      <w:r w:rsidDel="00000000" w:rsidR="00000000" w:rsidRPr="00000000">
        <w:rPr>
          <w:rtl w:val="0"/>
        </w:rPr>
        <w:tab/>
        <w:tab/>
        <w:tab/>
        <w:t xml:space="preserve">printf("\nCau tra loi cua ban la :__");</w:t>
      </w:r>
    </w:p>
    <w:p w:rsidR="00000000" w:rsidDel="00000000" w:rsidP="00000000" w:rsidRDefault="00000000" w:rsidRPr="00000000" w14:paraId="00000097">
      <w:pPr>
        <w:pageBreakBefore w:val="0"/>
        <w:rPr/>
      </w:pPr>
      <w:r w:rsidDel="00000000" w:rsidR="00000000" w:rsidRPr="00000000">
        <w:rPr>
          <w:rtl w:val="0"/>
        </w:rPr>
        <w:tab/>
        <w:tab/>
        <w:tab/>
        <w:t xml:space="preserve">scanf("%d",&amp;kotae[j]);</w:t>
      </w:r>
    </w:p>
    <w:p w:rsidR="00000000" w:rsidDel="00000000" w:rsidP="00000000" w:rsidRDefault="00000000" w:rsidRPr="00000000" w14:paraId="00000098">
      <w:pPr>
        <w:pageBreakBefore w:val="0"/>
        <w:rPr/>
      </w:pPr>
      <w:r w:rsidDel="00000000" w:rsidR="00000000" w:rsidRPr="00000000">
        <w:rPr>
          <w:rtl w:val="0"/>
        </w:rPr>
        <w:tab/>
        <w:tab/>
        <w:t xml:space="preserve">while (kotae[j]&lt;1||kotae[j]&gt;3)</w:t>
      </w:r>
    </w:p>
    <w:p w:rsidR="00000000" w:rsidDel="00000000" w:rsidP="00000000" w:rsidRDefault="00000000" w:rsidRPr="00000000" w14:paraId="00000099">
      <w:pPr>
        <w:pageBreakBefore w:val="0"/>
        <w:rPr/>
      </w:pPr>
      <w:r w:rsidDel="00000000" w:rsidR="00000000" w:rsidRPr="00000000">
        <w:rPr>
          <w:rtl w:val="0"/>
        </w:rPr>
        <w:tab/>
        <w:t xml:space="preserve">    {</w:t>
      </w:r>
    </w:p>
    <w:p w:rsidR="00000000" w:rsidDel="00000000" w:rsidP="00000000" w:rsidRDefault="00000000" w:rsidRPr="00000000" w14:paraId="0000009A">
      <w:pPr>
        <w:pageBreakBefore w:val="0"/>
        <w:rPr/>
      </w:pPr>
      <w:r w:rsidDel="00000000" w:rsidR="00000000" w:rsidRPr="00000000">
        <w:rPr>
          <w:rtl w:val="0"/>
        </w:rPr>
        <w:tab/>
        <w:t xml:space="preserve">    printf("Lua chon ko hop le ! Moi ban nhap lai dap an :\n");</w:t>
      </w:r>
    </w:p>
    <w:p w:rsidR="00000000" w:rsidDel="00000000" w:rsidP="00000000" w:rsidRDefault="00000000" w:rsidRPr="00000000" w14:paraId="0000009B">
      <w:pPr>
        <w:pageBreakBefore w:val="0"/>
        <w:rPr/>
      </w:pPr>
      <w:r w:rsidDel="00000000" w:rsidR="00000000" w:rsidRPr="00000000">
        <w:rPr>
          <w:rtl w:val="0"/>
        </w:rPr>
        <w:tab/>
        <w:t xml:space="preserve">    scanf("%d",&amp;kotae[j]);</w:t>
        <w:tab/>
      </w:r>
    </w:p>
    <w:p w:rsidR="00000000" w:rsidDel="00000000" w:rsidP="00000000" w:rsidRDefault="00000000" w:rsidRPr="00000000" w14:paraId="0000009C">
      <w:pPr>
        <w:pageBreakBefore w:val="0"/>
        <w:rPr/>
      </w:pPr>
      <w:r w:rsidDel="00000000" w:rsidR="00000000" w:rsidRPr="00000000">
        <w:rPr>
          <w:rtl w:val="0"/>
        </w:rPr>
        <w:tab/>
        <w:t xml:space="preserve">    }</w:t>
      </w:r>
    </w:p>
    <w:p w:rsidR="00000000" w:rsidDel="00000000" w:rsidP="00000000" w:rsidRDefault="00000000" w:rsidRPr="00000000" w14:paraId="0000009D">
      <w:pPr>
        <w:pageBreakBefore w:val="0"/>
        <w:rPr/>
      </w:pPr>
      <w:r w:rsidDel="00000000" w:rsidR="00000000" w:rsidRPr="00000000">
        <w:rPr>
          <w:rtl w:val="0"/>
        </w:rPr>
        <w:tab/>
        <w:t xml:space="preserve">    }</w:t>
      </w:r>
    </w:p>
    <w:p w:rsidR="00000000" w:rsidDel="00000000" w:rsidP="00000000" w:rsidRDefault="00000000" w:rsidRPr="00000000" w14:paraId="0000009E">
      <w:pPr>
        <w:pageBreakBefore w:val="0"/>
        <w:rPr/>
      </w:pPr>
      <w:r w:rsidDel="00000000" w:rsidR="00000000" w:rsidRPr="00000000">
        <w:rPr>
          <w:rtl w:val="0"/>
        </w:rPr>
        <w:tab/>
        <w:t xml:space="preserve">    printf("Nguoi choi :%s\n",ten);</w:t>
      </w:r>
    </w:p>
    <w:p w:rsidR="00000000" w:rsidDel="00000000" w:rsidP="00000000" w:rsidRDefault="00000000" w:rsidRPr="00000000" w14:paraId="0000009F">
      <w:pPr>
        <w:pageBreakBefore w:val="0"/>
        <w:rPr/>
      </w:pPr>
      <w:r w:rsidDel="00000000" w:rsidR="00000000" w:rsidRPr="00000000">
        <w:rPr>
          <w:rtl w:val="0"/>
        </w:rPr>
        <w:tab/>
        <w:t xml:space="preserve">    for(j=0;j&lt;3;j++)</w:t>
      </w:r>
    </w:p>
    <w:p w:rsidR="00000000" w:rsidDel="00000000" w:rsidP="00000000" w:rsidRDefault="00000000" w:rsidRPr="00000000" w14:paraId="000000A0">
      <w:pPr>
        <w:pageBreakBefore w:val="0"/>
        <w:rPr/>
      </w:pPr>
      <w:r w:rsidDel="00000000" w:rsidR="00000000" w:rsidRPr="00000000">
        <w:rPr>
          <w:rtl w:val="0"/>
        </w:rPr>
        <w:tab/>
        <w:tab/>
        <w:t xml:space="preserve">{</w:t>
      </w:r>
    </w:p>
    <w:p w:rsidR="00000000" w:rsidDel="00000000" w:rsidP="00000000" w:rsidRDefault="00000000" w:rsidRPr="00000000" w14:paraId="000000A1">
      <w:pPr>
        <w:pageBreakBefore w:val="0"/>
        <w:rPr/>
      </w:pPr>
      <w:r w:rsidDel="00000000" w:rsidR="00000000" w:rsidRPr="00000000">
        <w:rPr>
          <w:rtl w:val="0"/>
        </w:rPr>
        <w:tab/>
        <w:tab/>
        <w:t xml:space="preserve">if(x==0)</w:t>
      </w:r>
    </w:p>
    <w:p w:rsidR="00000000" w:rsidDel="00000000" w:rsidP="00000000" w:rsidRDefault="00000000" w:rsidRPr="00000000" w14:paraId="000000A2">
      <w:pPr>
        <w:pageBreakBefore w:val="0"/>
        <w:rPr/>
      </w:pPr>
      <w:r w:rsidDel="00000000" w:rsidR="00000000" w:rsidRPr="00000000">
        <w:rPr>
          <w:rtl w:val="0"/>
        </w:rPr>
        <w:tab/>
        <w:tab/>
        <w:t xml:space="preserve">{</w:t>
      </w:r>
    </w:p>
    <w:p w:rsidR="00000000" w:rsidDel="00000000" w:rsidP="00000000" w:rsidRDefault="00000000" w:rsidRPr="00000000" w14:paraId="000000A3">
      <w:pPr>
        <w:pageBreakBefore w:val="0"/>
        <w:rPr/>
      </w:pPr>
      <w:r w:rsidDel="00000000" w:rsidR="00000000" w:rsidRPr="00000000">
        <w:rPr>
          <w:rtl w:val="0"/>
        </w:rPr>
        <w:tab/>
        <w:tab/>
        <w:tab/>
        <w:t xml:space="preserve">printf("%-10s%-15s%-10s%-5s\n","Cau hoi","P.a lua chon","P.a dung","diem");</w:t>
      </w:r>
    </w:p>
    <w:p w:rsidR="00000000" w:rsidDel="00000000" w:rsidP="00000000" w:rsidRDefault="00000000" w:rsidRPr="00000000" w14:paraId="000000A4">
      <w:pPr>
        <w:pageBreakBefore w:val="0"/>
        <w:rPr/>
      </w:pPr>
      <w:r w:rsidDel="00000000" w:rsidR="00000000" w:rsidRPr="00000000">
        <w:rPr>
          <w:rtl w:val="0"/>
        </w:rPr>
        <w:tab/>
        <w:tab/>
        <w:tab/>
        <w:t xml:space="preserve">x=1;</w:t>
      </w:r>
    </w:p>
    <w:p w:rsidR="00000000" w:rsidDel="00000000" w:rsidP="00000000" w:rsidRDefault="00000000" w:rsidRPr="00000000" w14:paraId="000000A5">
      <w:pPr>
        <w:pageBreakBefore w:val="0"/>
        <w:rPr/>
      </w:pPr>
      <w:r w:rsidDel="00000000" w:rsidR="00000000" w:rsidRPr="00000000">
        <w:rPr>
          <w:rtl w:val="0"/>
        </w:rPr>
        <w:tab/>
        <w:tab/>
        <w:t xml:space="preserve">}</w:t>
      </w:r>
    </w:p>
    <w:p w:rsidR="00000000" w:rsidDel="00000000" w:rsidP="00000000" w:rsidRDefault="00000000" w:rsidRPr="00000000" w14:paraId="000000A6">
      <w:pPr>
        <w:pageBreakBefore w:val="0"/>
        <w:rPr/>
      </w:pPr>
      <w:r w:rsidDel="00000000" w:rsidR="00000000" w:rsidRPr="00000000">
        <w:rPr>
          <w:rtl w:val="0"/>
        </w:rPr>
        <w:tab/>
        <w:tab/>
        <w:t xml:space="preserve">{</w:t>
      </w:r>
    </w:p>
    <w:p w:rsidR="00000000" w:rsidDel="00000000" w:rsidP="00000000" w:rsidRDefault="00000000" w:rsidRPr="00000000" w14:paraId="000000A7">
      <w:pPr>
        <w:pageBreakBefore w:val="0"/>
        <w:rPr/>
      </w:pPr>
      <w:r w:rsidDel="00000000" w:rsidR="00000000" w:rsidRPr="00000000">
        <w:rPr>
          <w:rtl w:val="0"/>
        </w:rPr>
        <w:tab/>
        <w:tab/>
        <w:t xml:space="preserve">if(K[ch[j]-1].dapan==kotae[j])</w:t>
      </w:r>
    </w:p>
    <w:p w:rsidR="00000000" w:rsidDel="00000000" w:rsidP="00000000" w:rsidRDefault="00000000" w:rsidRPr="00000000" w14:paraId="000000A8">
      <w:pPr>
        <w:pageBreakBefore w:val="0"/>
        <w:rPr/>
      </w:pPr>
      <w:r w:rsidDel="00000000" w:rsidR="00000000" w:rsidRPr="00000000">
        <w:rPr>
          <w:rtl w:val="0"/>
        </w:rPr>
        <w:tab/>
        <w:tab/>
        <w:t xml:space="preserve">printf("%-10d%-15d%-10d%-5d\n",ch[j],kotae[j],K[ch[j]-1].dapan,1);</w:t>
      </w:r>
    </w:p>
    <w:p w:rsidR="00000000" w:rsidDel="00000000" w:rsidP="00000000" w:rsidRDefault="00000000" w:rsidRPr="00000000" w14:paraId="000000A9">
      <w:pPr>
        <w:pageBreakBefore w:val="0"/>
        <w:rPr/>
      </w:pPr>
      <w:r w:rsidDel="00000000" w:rsidR="00000000" w:rsidRPr="00000000">
        <w:rPr>
          <w:rtl w:val="0"/>
        </w:rPr>
        <w:tab/>
        <w:tab/>
        <w:t xml:space="preserve">else printf("%-10d%-15d%-10d%-5d\n",ch[j],kotae[j],K[ch[j]-1].dapan,0);</w:t>
      </w:r>
    </w:p>
    <w:p w:rsidR="00000000" w:rsidDel="00000000" w:rsidP="00000000" w:rsidRDefault="00000000" w:rsidRPr="00000000" w14:paraId="000000AA">
      <w:pPr>
        <w:pageBreakBefore w:val="0"/>
        <w:rPr/>
      </w:pPr>
      <w:r w:rsidDel="00000000" w:rsidR="00000000" w:rsidRPr="00000000">
        <w:rPr>
          <w:rtl w:val="0"/>
        </w:rPr>
        <w:tab/>
        <w:tab/>
        <w:t xml:space="preserve">}</w:t>
      </w:r>
    </w:p>
    <w:p w:rsidR="00000000" w:rsidDel="00000000" w:rsidP="00000000" w:rsidRDefault="00000000" w:rsidRPr="00000000" w14:paraId="000000AB">
      <w:pPr>
        <w:pageBreakBefore w:val="0"/>
        <w:rPr/>
      </w:pPr>
      <w:r w:rsidDel="00000000" w:rsidR="00000000" w:rsidRPr="00000000">
        <w:rPr>
          <w:rtl w:val="0"/>
        </w:rPr>
        <w:tab/>
        <w:tab/>
        <w:t xml:space="preserve">}</w:t>
      </w:r>
    </w:p>
    <w:p w:rsidR="00000000" w:rsidDel="00000000" w:rsidP="00000000" w:rsidRDefault="00000000" w:rsidRPr="00000000" w14:paraId="000000AC">
      <w:pPr>
        <w:pageBreakBefore w:val="0"/>
        <w:rPr/>
      </w:pPr>
      <w:r w:rsidDel="00000000" w:rsidR="00000000" w:rsidRPr="00000000">
        <w:rPr>
          <w:rtl w:val="0"/>
        </w:rPr>
        <w:tab/>
      </w:r>
    </w:p>
    <w:p w:rsidR="00000000" w:rsidDel="00000000" w:rsidP="00000000" w:rsidRDefault="00000000" w:rsidRPr="00000000" w14:paraId="000000AD">
      <w:pPr>
        <w:pageBreakBefore w:val="0"/>
        <w:rPr/>
      </w:pPr>
      <w:r w:rsidDel="00000000" w:rsidR="00000000" w:rsidRPr="00000000">
        <w:rPr>
          <w:rtl w:val="0"/>
        </w:rPr>
        <w:tab/>
        <w:t xml:space="preserve">}</w:t>
      </w:r>
    </w:p>
    <w:p w:rsidR="00000000" w:rsidDel="00000000" w:rsidP="00000000" w:rsidRDefault="00000000" w:rsidRPr="00000000" w14:paraId="000000AE">
      <w:pPr>
        <w:pageBreakBefore w:val="0"/>
        <w:rPr/>
      </w:pPr>
      <w:r w:rsidDel="00000000" w:rsidR="00000000" w:rsidRPr="00000000">
        <w:rPr>
          <w:rtl w:val="0"/>
        </w:rPr>
        <w:t xml:space="preserve">}</w:t>
      </w:r>
    </w:p>
    <w:p w:rsidR="00000000" w:rsidDel="00000000" w:rsidP="00000000" w:rsidRDefault="00000000" w:rsidRPr="00000000" w14:paraId="000000AF">
      <w:pPr>
        <w:pageBreakBefore w:val="0"/>
        <w:rPr/>
      </w:pPr>
      <w:r w:rsidDel="00000000" w:rsidR="00000000" w:rsidRPr="00000000">
        <w:rPr>
          <w:rtl w:val="0"/>
        </w:rPr>
        <w:t xml:space="preserve">int main()</w:t>
      </w:r>
    </w:p>
    <w:p w:rsidR="00000000" w:rsidDel="00000000" w:rsidP="00000000" w:rsidRDefault="00000000" w:rsidRPr="00000000" w14:paraId="000000B0">
      <w:pPr>
        <w:pageBreakBefore w:val="0"/>
        <w:rPr/>
      </w:pPr>
      <w:r w:rsidDel="00000000" w:rsidR="00000000" w:rsidRPr="00000000">
        <w:rPr>
          <w:rtl w:val="0"/>
        </w:rPr>
        <w:t xml:space="preserve">{</w:t>
      </w:r>
    </w:p>
    <w:p w:rsidR="00000000" w:rsidDel="00000000" w:rsidP="00000000" w:rsidRDefault="00000000" w:rsidRPr="00000000" w14:paraId="000000B1">
      <w:pPr>
        <w:pageBreakBefore w:val="0"/>
        <w:rPr/>
      </w:pPr>
      <w:r w:rsidDel="00000000" w:rsidR="00000000" w:rsidRPr="00000000">
        <w:rPr>
          <w:rtl w:val="0"/>
        </w:rPr>
        <w:tab/>
        <w:t xml:space="preserve">int m,n=5;</w:t>
      </w:r>
    </w:p>
    <w:p w:rsidR="00000000" w:rsidDel="00000000" w:rsidP="00000000" w:rsidRDefault="00000000" w:rsidRPr="00000000" w14:paraId="000000B2">
      <w:pPr>
        <w:pageBreakBefore w:val="0"/>
        <w:rPr/>
      </w:pPr>
      <w:r w:rsidDel="00000000" w:rsidR="00000000" w:rsidRPr="00000000">
        <w:rPr>
          <w:rtl w:val="0"/>
        </w:rPr>
        <w:tab/>
        <w:t xml:space="preserve">qt_type K[qa];</w:t>
      </w:r>
    </w:p>
    <w:p w:rsidR="00000000" w:rsidDel="00000000" w:rsidP="00000000" w:rsidRDefault="00000000" w:rsidRPr="00000000" w14:paraId="000000B3">
      <w:pPr>
        <w:pageBreakBefore w:val="0"/>
        <w:rPr/>
      </w:pPr>
      <w:r w:rsidDel="00000000" w:rsidR="00000000" w:rsidRPr="00000000">
        <w:rPr>
          <w:rtl w:val="0"/>
        </w:rPr>
        <w:tab/>
        <w:t xml:space="preserve">while(m!=5)</w:t>
      </w:r>
    </w:p>
    <w:p w:rsidR="00000000" w:rsidDel="00000000" w:rsidP="00000000" w:rsidRDefault="00000000" w:rsidRPr="00000000" w14:paraId="000000B4">
      <w:pPr>
        <w:pageBreakBefore w:val="0"/>
        <w:rPr/>
      </w:pPr>
      <w:r w:rsidDel="00000000" w:rsidR="00000000" w:rsidRPr="00000000">
        <w:rPr>
          <w:rtl w:val="0"/>
        </w:rPr>
        <w:tab/>
        <w:t xml:space="preserve">{</w:t>
      </w:r>
    </w:p>
    <w:p w:rsidR="00000000" w:rsidDel="00000000" w:rsidP="00000000" w:rsidRDefault="00000000" w:rsidRPr="00000000" w14:paraId="000000B5">
      <w:pPr>
        <w:pageBreakBefore w:val="0"/>
        <w:rPr/>
      </w:pPr>
      <w:r w:rsidDel="00000000" w:rsidR="00000000" w:rsidRPr="00000000">
        <w:rPr>
          <w:rtl w:val="0"/>
        </w:rPr>
        <w:tab/>
        <w:tab/>
        <w:t xml:space="preserve">printf("\nMenu\n1.Tao cau hoi\n2.In cau hoi\n3.Dao dap an\n4.Choi game\n5.Thoat\n");</w:t>
      </w:r>
    </w:p>
    <w:p w:rsidR="00000000" w:rsidDel="00000000" w:rsidP="00000000" w:rsidRDefault="00000000" w:rsidRPr="00000000" w14:paraId="000000B6">
      <w:pPr>
        <w:pageBreakBefore w:val="0"/>
        <w:rPr/>
      </w:pPr>
      <w:r w:rsidDel="00000000" w:rsidR="00000000" w:rsidRPr="00000000">
        <w:rPr>
          <w:rtl w:val="0"/>
        </w:rPr>
        <w:tab/>
        <w:tab/>
        <w:t xml:space="preserve">scanf("%d",&amp;m);</w:t>
      </w:r>
    </w:p>
    <w:p w:rsidR="00000000" w:rsidDel="00000000" w:rsidP="00000000" w:rsidRDefault="00000000" w:rsidRPr="00000000" w14:paraId="000000B7">
      <w:pPr>
        <w:pageBreakBefore w:val="0"/>
        <w:rPr/>
      </w:pPr>
      <w:r w:rsidDel="00000000" w:rsidR="00000000" w:rsidRPr="00000000">
        <w:rPr>
          <w:rtl w:val="0"/>
        </w:rPr>
        <w:tab/>
        <w:tab/>
        <w:t xml:space="preserve">switch(m)</w:t>
      </w:r>
    </w:p>
    <w:p w:rsidR="00000000" w:rsidDel="00000000" w:rsidP="00000000" w:rsidRDefault="00000000" w:rsidRPr="00000000" w14:paraId="000000B8">
      <w:pPr>
        <w:pageBreakBefore w:val="0"/>
        <w:rPr/>
      </w:pPr>
      <w:r w:rsidDel="00000000" w:rsidR="00000000" w:rsidRPr="00000000">
        <w:rPr>
          <w:rtl w:val="0"/>
        </w:rPr>
        <w:tab/>
        <w:tab/>
        <w:t xml:space="preserve">{</w:t>
      </w:r>
    </w:p>
    <w:p w:rsidR="00000000" w:rsidDel="00000000" w:rsidP="00000000" w:rsidRDefault="00000000" w:rsidRPr="00000000" w14:paraId="000000B9">
      <w:pPr>
        <w:pageBreakBefore w:val="0"/>
        <w:rPr/>
      </w:pPr>
      <w:r w:rsidDel="00000000" w:rsidR="00000000" w:rsidRPr="00000000">
        <w:rPr>
          <w:rtl w:val="0"/>
        </w:rPr>
        <w:tab/>
        <w:tab/>
        <w:tab/>
        <w:t xml:space="preserve">case 1:</w:t>
      </w:r>
    </w:p>
    <w:p w:rsidR="00000000" w:rsidDel="00000000" w:rsidP="00000000" w:rsidRDefault="00000000" w:rsidRPr="00000000" w14:paraId="000000BA">
      <w:pPr>
        <w:pageBreakBefore w:val="0"/>
        <w:rPr/>
      </w:pPr>
      <w:r w:rsidDel="00000000" w:rsidR="00000000" w:rsidRPr="00000000">
        <w:rPr>
          <w:rtl w:val="0"/>
        </w:rPr>
        <w:tab/>
        <w:tab/>
        <w:tab/>
        <w:t xml:space="preserve">nhap(K,n);</w:t>
      </w:r>
    </w:p>
    <w:p w:rsidR="00000000" w:rsidDel="00000000" w:rsidP="00000000" w:rsidRDefault="00000000" w:rsidRPr="00000000" w14:paraId="000000BB">
      <w:pPr>
        <w:pageBreakBefore w:val="0"/>
        <w:rPr/>
      </w:pPr>
      <w:r w:rsidDel="00000000" w:rsidR="00000000" w:rsidRPr="00000000">
        <w:rPr>
          <w:rtl w:val="0"/>
        </w:rPr>
        <w:tab/>
        <w:tab/>
        <w:tab/>
        <w:t xml:space="preserve">break;</w:t>
      </w:r>
    </w:p>
    <w:p w:rsidR="00000000" w:rsidDel="00000000" w:rsidP="00000000" w:rsidRDefault="00000000" w:rsidRPr="00000000" w14:paraId="000000BC">
      <w:pPr>
        <w:pageBreakBefore w:val="0"/>
        <w:rPr/>
      </w:pPr>
      <w:r w:rsidDel="00000000" w:rsidR="00000000" w:rsidRPr="00000000">
        <w:rPr>
          <w:rtl w:val="0"/>
        </w:rPr>
        <w:tab/>
        <w:tab/>
        <w:tab/>
        <w:t xml:space="preserve">case 2:</w:t>
      </w:r>
    </w:p>
    <w:p w:rsidR="00000000" w:rsidDel="00000000" w:rsidP="00000000" w:rsidRDefault="00000000" w:rsidRPr="00000000" w14:paraId="000000BD">
      <w:pPr>
        <w:pageBreakBefore w:val="0"/>
        <w:rPr/>
      </w:pPr>
      <w:r w:rsidDel="00000000" w:rsidR="00000000" w:rsidRPr="00000000">
        <w:rPr>
          <w:rtl w:val="0"/>
        </w:rPr>
        <w:tab/>
        <w:tab/>
        <w:tab/>
        <w:t xml:space="preserve">inra(K,n);</w:t>
      </w:r>
    </w:p>
    <w:p w:rsidR="00000000" w:rsidDel="00000000" w:rsidP="00000000" w:rsidRDefault="00000000" w:rsidRPr="00000000" w14:paraId="000000BE">
      <w:pPr>
        <w:pageBreakBefore w:val="0"/>
        <w:rPr/>
      </w:pPr>
      <w:r w:rsidDel="00000000" w:rsidR="00000000" w:rsidRPr="00000000">
        <w:rPr>
          <w:rtl w:val="0"/>
        </w:rPr>
        <w:tab/>
        <w:tab/>
        <w:tab/>
        <w:t xml:space="preserve">break;</w:t>
      </w:r>
    </w:p>
    <w:p w:rsidR="00000000" w:rsidDel="00000000" w:rsidP="00000000" w:rsidRDefault="00000000" w:rsidRPr="00000000" w14:paraId="000000BF">
      <w:pPr>
        <w:pageBreakBefore w:val="0"/>
        <w:rPr/>
      </w:pPr>
      <w:r w:rsidDel="00000000" w:rsidR="00000000" w:rsidRPr="00000000">
        <w:rPr>
          <w:rtl w:val="0"/>
        </w:rPr>
        <w:tab/>
        <w:tab/>
        <w:tab/>
        <w:t xml:space="preserve">case 3:</w:t>
      </w:r>
    </w:p>
    <w:p w:rsidR="00000000" w:rsidDel="00000000" w:rsidP="00000000" w:rsidRDefault="00000000" w:rsidRPr="00000000" w14:paraId="000000C0">
      <w:pPr>
        <w:pageBreakBefore w:val="0"/>
        <w:rPr/>
      </w:pPr>
      <w:r w:rsidDel="00000000" w:rsidR="00000000" w:rsidRPr="00000000">
        <w:rPr>
          <w:rtl w:val="0"/>
        </w:rPr>
        <w:tab/>
        <w:tab/>
        <w:tab/>
        <w:t xml:space="preserve">daodapan(K,n);</w:t>
      </w:r>
    </w:p>
    <w:p w:rsidR="00000000" w:rsidDel="00000000" w:rsidP="00000000" w:rsidRDefault="00000000" w:rsidRPr="00000000" w14:paraId="000000C1">
      <w:pPr>
        <w:pageBreakBefore w:val="0"/>
        <w:rPr/>
      </w:pPr>
      <w:r w:rsidDel="00000000" w:rsidR="00000000" w:rsidRPr="00000000">
        <w:rPr>
          <w:rtl w:val="0"/>
        </w:rPr>
        <w:tab/>
        <w:tab/>
        <w:tab/>
        <w:t xml:space="preserve">break;</w:t>
      </w:r>
    </w:p>
    <w:p w:rsidR="00000000" w:rsidDel="00000000" w:rsidP="00000000" w:rsidRDefault="00000000" w:rsidRPr="00000000" w14:paraId="000000C2">
      <w:pPr>
        <w:pageBreakBefore w:val="0"/>
        <w:rPr/>
      </w:pPr>
      <w:r w:rsidDel="00000000" w:rsidR="00000000" w:rsidRPr="00000000">
        <w:rPr>
          <w:rtl w:val="0"/>
        </w:rPr>
        <w:tab/>
        <w:tab/>
        <w:tab/>
        <w:t xml:space="preserve">case 4:</w:t>
      </w:r>
    </w:p>
    <w:p w:rsidR="00000000" w:rsidDel="00000000" w:rsidP="00000000" w:rsidRDefault="00000000" w:rsidRPr="00000000" w14:paraId="000000C3">
      <w:pPr>
        <w:pageBreakBefore w:val="0"/>
        <w:rPr/>
      </w:pPr>
      <w:r w:rsidDel="00000000" w:rsidR="00000000" w:rsidRPr="00000000">
        <w:rPr>
          <w:rtl w:val="0"/>
        </w:rPr>
        <w:tab/>
        <w:tab/>
        <w:tab/>
        <w:t xml:space="preserve">gameplay(K,n);</w:t>
      </w:r>
    </w:p>
    <w:p w:rsidR="00000000" w:rsidDel="00000000" w:rsidP="00000000" w:rsidRDefault="00000000" w:rsidRPr="00000000" w14:paraId="000000C4">
      <w:pPr>
        <w:pageBreakBefore w:val="0"/>
        <w:rPr/>
      </w:pPr>
      <w:r w:rsidDel="00000000" w:rsidR="00000000" w:rsidRPr="00000000">
        <w:rPr>
          <w:rtl w:val="0"/>
        </w:rPr>
        <w:tab/>
        <w:tab/>
        <w:tab/>
        <w:t xml:space="preserve">break;</w:t>
      </w:r>
    </w:p>
    <w:p w:rsidR="00000000" w:rsidDel="00000000" w:rsidP="00000000" w:rsidRDefault="00000000" w:rsidRPr="00000000" w14:paraId="000000C5">
      <w:pPr>
        <w:pageBreakBefore w:val="0"/>
        <w:rPr/>
      </w:pPr>
      <w:r w:rsidDel="00000000" w:rsidR="00000000" w:rsidRPr="00000000">
        <w:rPr>
          <w:rtl w:val="0"/>
        </w:rPr>
        <w:tab/>
        <w:tab/>
        <w:tab/>
        <w:t xml:space="preserve">case 5: printf("Goodbye !____");</w:t>
      </w:r>
    </w:p>
    <w:p w:rsidR="00000000" w:rsidDel="00000000" w:rsidP="00000000" w:rsidRDefault="00000000" w:rsidRPr="00000000" w14:paraId="000000C6">
      <w:pPr>
        <w:pageBreakBefore w:val="0"/>
        <w:rPr/>
      </w:pPr>
      <w:r w:rsidDel="00000000" w:rsidR="00000000" w:rsidRPr="00000000">
        <w:rPr>
          <w:rtl w:val="0"/>
        </w:rPr>
        <w:tab/>
        <w:tab/>
        <w:tab/>
        <w:t xml:space="preserve">break;</w:t>
      </w:r>
    </w:p>
    <w:p w:rsidR="00000000" w:rsidDel="00000000" w:rsidP="00000000" w:rsidRDefault="00000000" w:rsidRPr="00000000" w14:paraId="000000C7">
      <w:pPr>
        <w:pageBreakBefore w:val="0"/>
        <w:rPr/>
      </w:pPr>
      <w:r w:rsidDel="00000000" w:rsidR="00000000" w:rsidRPr="00000000">
        <w:rPr>
          <w:rtl w:val="0"/>
        </w:rPr>
        <w:tab/>
        <w:tab/>
        <w:tab/>
        <w:t xml:space="preserve">default : printf("Please enter again !\n");</w:t>
      </w:r>
    </w:p>
    <w:p w:rsidR="00000000" w:rsidDel="00000000" w:rsidP="00000000" w:rsidRDefault="00000000" w:rsidRPr="00000000" w14:paraId="000000C8">
      <w:pPr>
        <w:pageBreakBefore w:val="0"/>
        <w:rPr/>
      </w:pPr>
      <w:r w:rsidDel="00000000" w:rsidR="00000000" w:rsidRPr="00000000">
        <w:rPr>
          <w:rtl w:val="0"/>
        </w:rPr>
        <w:tab/>
        <w:tab/>
        <w:t xml:space="preserve">}</w:t>
      </w:r>
    </w:p>
    <w:p w:rsidR="00000000" w:rsidDel="00000000" w:rsidP="00000000" w:rsidRDefault="00000000" w:rsidRPr="00000000" w14:paraId="000000C9">
      <w:pPr>
        <w:pageBreakBefore w:val="0"/>
        <w:rPr/>
      </w:pPr>
      <w:r w:rsidDel="00000000" w:rsidR="00000000" w:rsidRPr="00000000">
        <w:rPr>
          <w:rtl w:val="0"/>
        </w:rPr>
        <w:tab/>
        <w:t xml:space="preserve">}</w:t>
      </w:r>
    </w:p>
    <w:p w:rsidR="00000000" w:rsidDel="00000000" w:rsidP="00000000" w:rsidRDefault="00000000" w:rsidRPr="00000000" w14:paraId="000000CA">
      <w:pPr>
        <w:pageBreakBefore w:val="0"/>
        <w:rPr/>
      </w:pPr>
      <w:r w:rsidDel="00000000" w:rsidR="00000000" w:rsidRPr="00000000">
        <w:rPr>
          <w:rtl w:val="0"/>
        </w:rPr>
        <w:t xml:space="preserve">}</w:t>
      </w:r>
    </w:p>
    <w:p w:rsidR="00000000" w:rsidDel="00000000" w:rsidP="00000000" w:rsidRDefault="00000000" w:rsidRPr="00000000" w14:paraId="000000CB">
      <w:pPr>
        <w:pageBreakBefore w:val="0"/>
        <w:rPr/>
      </w:pPr>
      <w:r w:rsidDel="00000000" w:rsidR="00000000" w:rsidRPr="00000000">
        <w:rPr>
          <w:rtl w:val="0"/>
        </w:rPr>
      </w:r>
    </w:p>
    <w:p w:rsidR="00000000" w:rsidDel="00000000" w:rsidP="00000000" w:rsidRDefault="00000000" w:rsidRPr="00000000" w14:paraId="000000CC">
      <w:pPr>
        <w:pageBreakBefore w:val="0"/>
        <w:rPr>
          <w:b w:val="1"/>
        </w:rPr>
      </w:pPr>
      <w:r w:rsidDel="00000000" w:rsidR="00000000" w:rsidRPr="00000000">
        <w:rPr>
          <w:rtl w:val="0"/>
        </w:rPr>
      </w:r>
    </w:p>
    <w:p w:rsidR="00000000" w:rsidDel="00000000" w:rsidP="00000000" w:rsidRDefault="00000000" w:rsidRPr="00000000" w14:paraId="000000CD">
      <w:pPr>
        <w:pageBreakBefore w:val="0"/>
        <w:rPr>
          <w:b w:val="1"/>
        </w:rPr>
      </w:pPr>
      <w:r w:rsidDel="00000000" w:rsidR="00000000" w:rsidRPr="00000000">
        <w:rPr>
          <w:rtl w:val="0"/>
        </w:rPr>
      </w:r>
    </w:p>
    <w:p w:rsidR="00000000" w:rsidDel="00000000" w:rsidP="00000000" w:rsidRDefault="00000000" w:rsidRPr="00000000" w14:paraId="000000CE">
      <w:pPr>
        <w:pageBreakBefore w:val="0"/>
        <w:rPr>
          <w:b w:val="1"/>
        </w:rPr>
      </w:pPr>
      <w:r w:rsidDel="00000000" w:rsidR="00000000" w:rsidRPr="00000000">
        <w:rPr>
          <w:rtl w:val="0"/>
        </w:rPr>
      </w:r>
    </w:p>
    <w:p w:rsidR="00000000" w:rsidDel="00000000" w:rsidP="00000000" w:rsidRDefault="00000000" w:rsidRPr="00000000" w14:paraId="000000CF">
      <w:pPr>
        <w:pageBreakBefore w:val="0"/>
        <w:rPr>
          <w:b w:val="1"/>
        </w:rPr>
      </w:pPr>
      <w:r w:rsidDel="00000000" w:rsidR="00000000" w:rsidRPr="00000000">
        <w:rPr>
          <w:b w:val="1"/>
          <w:rtl w:val="0"/>
        </w:rPr>
        <w:t xml:space="preserve">Đề K55(2)</w:t>
      </w:r>
    </w:p>
    <w:p w:rsidR="00000000" w:rsidDel="00000000" w:rsidP="00000000" w:rsidRDefault="00000000" w:rsidRPr="00000000" w14:paraId="000000D0">
      <w:pPr>
        <w:pageBreakBefore w:val="0"/>
        <w:rPr/>
      </w:pPr>
      <w:r w:rsidDel="00000000" w:rsidR="00000000" w:rsidRPr="00000000">
        <w:rPr>
          <w:rtl w:val="0"/>
        </w:rPr>
      </w:r>
    </w:p>
    <w:p w:rsidR="00000000" w:rsidDel="00000000" w:rsidP="00000000" w:rsidRDefault="00000000" w:rsidRPr="00000000" w14:paraId="000000D1">
      <w:pPr>
        <w:pageBreakBefore w:val="0"/>
        <w:rPr/>
      </w:pPr>
      <w:r w:rsidDel="00000000" w:rsidR="00000000" w:rsidRPr="00000000">
        <w:rPr/>
        <w:drawing>
          <wp:inline distB="114300" distT="114300" distL="114300" distR="114300">
            <wp:extent cx="4903538" cy="3673580"/>
            <wp:effectExtent b="0" l="0" r="0" t="0"/>
            <wp:docPr id="4"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4903538" cy="367358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rtl w:val="0"/>
        </w:rPr>
        <w:t xml:space="preserve">#include&lt;stdio.h&gt;</w:t>
      </w:r>
    </w:p>
    <w:p w:rsidR="00000000" w:rsidDel="00000000" w:rsidP="00000000" w:rsidRDefault="00000000" w:rsidRPr="00000000" w14:paraId="000000D3">
      <w:pPr>
        <w:pageBreakBefore w:val="0"/>
        <w:rPr/>
      </w:pPr>
      <w:r w:rsidDel="00000000" w:rsidR="00000000" w:rsidRPr="00000000">
        <w:rPr>
          <w:rtl w:val="0"/>
        </w:rPr>
        <w:t xml:space="preserve">#include&lt;math.h&gt;</w:t>
      </w:r>
    </w:p>
    <w:p w:rsidR="00000000" w:rsidDel="00000000" w:rsidP="00000000" w:rsidRDefault="00000000" w:rsidRPr="00000000" w14:paraId="000000D4">
      <w:pPr>
        <w:pageBreakBefore w:val="0"/>
        <w:rPr/>
      </w:pPr>
      <w:r w:rsidDel="00000000" w:rsidR="00000000" w:rsidRPr="00000000">
        <w:rPr>
          <w:rtl w:val="0"/>
        </w:rPr>
        <w:t xml:space="preserve">typedef struct times</w:t>
      </w:r>
    </w:p>
    <w:p w:rsidR="00000000" w:rsidDel="00000000" w:rsidP="00000000" w:rsidRDefault="00000000" w:rsidRPr="00000000" w14:paraId="000000D5">
      <w:pPr>
        <w:pageBreakBefore w:val="0"/>
        <w:rPr/>
      </w:pPr>
      <w:r w:rsidDel="00000000" w:rsidR="00000000" w:rsidRPr="00000000">
        <w:rPr>
          <w:rtl w:val="0"/>
        </w:rPr>
        <w:t xml:space="preserve">{</w:t>
      </w:r>
    </w:p>
    <w:p w:rsidR="00000000" w:rsidDel="00000000" w:rsidP="00000000" w:rsidRDefault="00000000" w:rsidRPr="00000000" w14:paraId="000000D6">
      <w:pPr>
        <w:pageBreakBefore w:val="0"/>
        <w:rPr/>
      </w:pPr>
      <w:r w:rsidDel="00000000" w:rsidR="00000000" w:rsidRPr="00000000">
        <w:rPr>
          <w:rtl w:val="0"/>
        </w:rPr>
        <w:tab/>
        <w:t xml:space="preserve">int hour;</w:t>
      </w:r>
    </w:p>
    <w:p w:rsidR="00000000" w:rsidDel="00000000" w:rsidP="00000000" w:rsidRDefault="00000000" w:rsidRPr="00000000" w14:paraId="000000D7">
      <w:pPr>
        <w:pageBreakBefore w:val="0"/>
        <w:rPr/>
      </w:pPr>
      <w:r w:rsidDel="00000000" w:rsidR="00000000" w:rsidRPr="00000000">
        <w:rPr>
          <w:rtl w:val="0"/>
        </w:rPr>
        <w:tab/>
        <w:t xml:space="preserve">int minute;</w:t>
      </w:r>
    </w:p>
    <w:p w:rsidR="00000000" w:rsidDel="00000000" w:rsidP="00000000" w:rsidRDefault="00000000" w:rsidRPr="00000000" w14:paraId="000000D8">
      <w:pPr>
        <w:pageBreakBefore w:val="0"/>
        <w:rPr/>
      </w:pPr>
      <w:r w:rsidDel="00000000" w:rsidR="00000000" w:rsidRPr="00000000">
        <w:rPr>
          <w:rtl w:val="0"/>
        </w:rPr>
        <w:t xml:space="preserve">}time_t;</w:t>
      </w:r>
    </w:p>
    <w:p w:rsidR="00000000" w:rsidDel="00000000" w:rsidP="00000000" w:rsidRDefault="00000000" w:rsidRPr="00000000" w14:paraId="000000D9">
      <w:pPr>
        <w:pageBreakBefore w:val="0"/>
        <w:rPr/>
      </w:pPr>
      <w:r w:rsidDel="00000000" w:rsidR="00000000" w:rsidRPr="00000000">
        <w:rPr>
          <w:rtl w:val="0"/>
        </w:rPr>
      </w:r>
    </w:p>
    <w:p w:rsidR="00000000" w:rsidDel="00000000" w:rsidP="00000000" w:rsidRDefault="00000000" w:rsidRPr="00000000" w14:paraId="000000DA">
      <w:pPr>
        <w:pageBreakBefore w:val="0"/>
        <w:rPr/>
      </w:pPr>
      <w:r w:rsidDel="00000000" w:rsidR="00000000" w:rsidRPr="00000000">
        <w:rPr>
          <w:rtl w:val="0"/>
        </w:rPr>
        <w:t xml:space="preserve">typedef struct com_type</w:t>
      </w:r>
    </w:p>
    <w:p w:rsidR="00000000" w:rsidDel="00000000" w:rsidP="00000000" w:rsidRDefault="00000000" w:rsidRPr="00000000" w14:paraId="000000DB">
      <w:pPr>
        <w:pageBreakBefore w:val="0"/>
        <w:rPr/>
      </w:pPr>
      <w:r w:rsidDel="00000000" w:rsidR="00000000" w:rsidRPr="00000000">
        <w:rPr>
          <w:rtl w:val="0"/>
        </w:rPr>
        <w:t xml:space="preserve">{</w:t>
      </w:r>
    </w:p>
    <w:p w:rsidR="00000000" w:rsidDel="00000000" w:rsidP="00000000" w:rsidRDefault="00000000" w:rsidRPr="00000000" w14:paraId="000000DC">
      <w:pPr>
        <w:pageBreakBefore w:val="0"/>
        <w:rPr/>
      </w:pPr>
      <w:r w:rsidDel="00000000" w:rsidR="00000000" w:rsidRPr="00000000">
        <w:rPr>
          <w:rtl w:val="0"/>
        </w:rPr>
        <w:tab/>
        <w:t xml:space="preserve">int number;</w:t>
      </w:r>
    </w:p>
    <w:p w:rsidR="00000000" w:rsidDel="00000000" w:rsidP="00000000" w:rsidRDefault="00000000" w:rsidRPr="00000000" w14:paraId="000000DD">
      <w:pPr>
        <w:pageBreakBefore w:val="0"/>
        <w:rPr/>
      </w:pPr>
      <w:r w:rsidDel="00000000" w:rsidR="00000000" w:rsidRPr="00000000">
        <w:rPr>
          <w:rtl w:val="0"/>
        </w:rPr>
        <w:tab/>
        <w:t xml:space="preserve">int free;</w:t>
      </w:r>
    </w:p>
    <w:p w:rsidR="00000000" w:rsidDel="00000000" w:rsidP="00000000" w:rsidRDefault="00000000" w:rsidRPr="00000000" w14:paraId="000000DE">
      <w:pPr>
        <w:pageBreakBefore w:val="0"/>
        <w:rPr/>
      </w:pPr>
      <w:r w:rsidDel="00000000" w:rsidR="00000000" w:rsidRPr="00000000">
        <w:rPr>
          <w:rtl w:val="0"/>
        </w:rPr>
        <w:tab/>
        <w:t xml:space="preserve">time_t beginTime;</w:t>
      </w:r>
    </w:p>
    <w:p w:rsidR="00000000" w:rsidDel="00000000" w:rsidP="00000000" w:rsidRDefault="00000000" w:rsidRPr="00000000" w14:paraId="000000DF">
      <w:pPr>
        <w:pageBreakBefore w:val="0"/>
        <w:rPr/>
      </w:pPr>
      <w:r w:rsidDel="00000000" w:rsidR="00000000" w:rsidRPr="00000000">
        <w:rPr>
          <w:rtl w:val="0"/>
        </w:rPr>
        <w:tab/>
        <w:t xml:space="preserve">time_t endTime;</w:t>
      </w:r>
    </w:p>
    <w:p w:rsidR="00000000" w:rsidDel="00000000" w:rsidP="00000000" w:rsidRDefault="00000000" w:rsidRPr="00000000" w14:paraId="000000E0">
      <w:pPr>
        <w:pageBreakBefore w:val="0"/>
        <w:rPr/>
      </w:pPr>
      <w:r w:rsidDel="00000000" w:rsidR="00000000" w:rsidRPr="00000000">
        <w:rPr>
          <w:rtl w:val="0"/>
        </w:rPr>
        <w:tab/>
        <w:t xml:space="preserve">long fee;</w:t>
      </w:r>
    </w:p>
    <w:p w:rsidR="00000000" w:rsidDel="00000000" w:rsidP="00000000" w:rsidRDefault="00000000" w:rsidRPr="00000000" w14:paraId="000000E1">
      <w:pPr>
        <w:pageBreakBefore w:val="0"/>
        <w:rPr/>
      </w:pPr>
      <w:r w:rsidDel="00000000" w:rsidR="00000000" w:rsidRPr="00000000">
        <w:rPr>
          <w:rtl w:val="0"/>
        </w:rPr>
        <w:tab/>
        <w:t xml:space="preserve">int time_used;</w:t>
      </w:r>
    </w:p>
    <w:p w:rsidR="00000000" w:rsidDel="00000000" w:rsidP="00000000" w:rsidRDefault="00000000" w:rsidRPr="00000000" w14:paraId="000000E2">
      <w:pPr>
        <w:pageBreakBefore w:val="0"/>
        <w:rPr/>
      </w:pPr>
      <w:r w:rsidDel="00000000" w:rsidR="00000000" w:rsidRPr="00000000">
        <w:rPr>
          <w:rtl w:val="0"/>
        </w:rPr>
        <w:t xml:space="preserve">}computer;</w:t>
      </w:r>
    </w:p>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pageBreakBefore w:val="0"/>
        <w:rPr/>
      </w:pPr>
      <w:r w:rsidDel="00000000" w:rsidR="00000000" w:rsidRPr="00000000">
        <w:rPr>
          <w:rtl w:val="0"/>
        </w:rPr>
        <w:t xml:space="preserve">void khoitao(computer *K, int n)</w:t>
      </w:r>
    </w:p>
    <w:p w:rsidR="00000000" w:rsidDel="00000000" w:rsidP="00000000" w:rsidRDefault="00000000" w:rsidRPr="00000000" w14:paraId="000000E5">
      <w:pPr>
        <w:pageBreakBefore w:val="0"/>
        <w:rPr/>
      </w:pPr>
      <w:r w:rsidDel="00000000" w:rsidR="00000000" w:rsidRPr="00000000">
        <w:rPr>
          <w:rtl w:val="0"/>
        </w:rPr>
        <w:t xml:space="preserve">{</w:t>
      </w:r>
    </w:p>
    <w:p w:rsidR="00000000" w:rsidDel="00000000" w:rsidP="00000000" w:rsidRDefault="00000000" w:rsidRPr="00000000" w14:paraId="000000E6">
      <w:pPr>
        <w:pageBreakBefore w:val="0"/>
        <w:rPr/>
      </w:pPr>
      <w:r w:rsidDel="00000000" w:rsidR="00000000" w:rsidRPr="00000000">
        <w:rPr>
          <w:rtl w:val="0"/>
        </w:rPr>
        <w:tab/>
        <w:t xml:space="preserve">int i;</w:t>
      </w:r>
    </w:p>
    <w:p w:rsidR="00000000" w:rsidDel="00000000" w:rsidP="00000000" w:rsidRDefault="00000000" w:rsidRPr="00000000" w14:paraId="000000E7">
      <w:pPr>
        <w:pageBreakBefore w:val="0"/>
        <w:rPr/>
      </w:pPr>
      <w:r w:rsidDel="00000000" w:rsidR="00000000" w:rsidRPr="00000000">
        <w:rPr>
          <w:rtl w:val="0"/>
        </w:rPr>
        <w:tab/>
        <w:t xml:space="preserve">printf("%-3s %-5s\t%-5s\t%-5s\t%-10s\t%-10s\n","STT","status","begin","end","fee","time_used");</w:t>
      </w:r>
    </w:p>
    <w:p w:rsidR="00000000" w:rsidDel="00000000" w:rsidP="00000000" w:rsidRDefault="00000000" w:rsidRPr="00000000" w14:paraId="000000E8">
      <w:pPr>
        <w:pageBreakBefore w:val="0"/>
        <w:rPr/>
      </w:pPr>
      <w:r w:rsidDel="00000000" w:rsidR="00000000" w:rsidRPr="00000000">
        <w:rPr>
          <w:rtl w:val="0"/>
        </w:rPr>
        <w:tab/>
        <w:t xml:space="preserve">for(i=0;i&lt;10;i++)</w:t>
      </w:r>
    </w:p>
    <w:p w:rsidR="00000000" w:rsidDel="00000000" w:rsidP="00000000" w:rsidRDefault="00000000" w:rsidRPr="00000000" w14:paraId="000000E9">
      <w:pPr>
        <w:pageBreakBefore w:val="0"/>
        <w:rPr/>
      </w:pPr>
      <w:r w:rsidDel="00000000" w:rsidR="00000000" w:rsidRPr="00000000">
        <w:rPr>
          <w:rtl w:val="0"/>
        </w:rPr>
        <w:t xml:space="preserve">    {</w:t>
      </w:r>
    </w:p>
    <w:p w:rsidR="00000000" w:rsidDel="00000000" w:rsidP="00000000" w:rsidRDefault="00000000" w:rsidRPr="00000000" w14:paraId="000000EA">
      <w:pPr>
        <w:pageBreakBefore w:val="0"/>
        <w:rPr/>
      </w:pPr>
      <w:r w:rsidDel="00000000" w:rsidR="00000000" w:rsidRPr="00000000">
        <w:rPr>
          <w:rtl w:val="0"/>
        </w:rPr>
        <w:t xml:space="preserve">    </w:t>
        <w:tab/>
        <w:t xml:space="preserve">K[i].number=i+1;</w:t>
      </w:r>
    </w:p>
    <w:p w:rsidR="00000000" w:rsidDel="00000000" w:rsidP="00000000" w:rsidRDefault="00000000" w:rsidRPr="00000000" w14:paraId="000000EB">
      <w:pPr>
        <w:pageBreakBefore w:val="0"/>
        <w:rPr/>
      </w:pPr>
      <w:r w:rsidDel="00000000" w:rsidR="00000000" w:rsidRPr="00000000">
        <w:rPr>
          <w:rtl w:val="0"/>
        </w:rPr>
        <w:t xml:space="preserve">    </w:t>
        <w:tab/>
        <w:t xml:space="preserve">K[i].free=1;</w:t>
      </w:r>
    </w:p>
    <w:p w:rsidR="00000000" w:rsidDel="00000000" w:rsidP="00000000" w:rsidRDefault="00000000" w:rsidRPr="00000000" w14:paraId="000000EC">
      <w:pPr>
        <w:pageBreakBefore w:val="0"/>
        <w:rPr/>
      </w:pPr>
      <w:r w:rsidDel="00000000" w:rsidR="00000000" w:rsidRPr="00000000">
        <w:rPr>
          <w:rtl w:val="0"/>
        </w:rPr>
        <w:t xml:space="preserve">    </w:t>
        <w:tab/>
        <w:t xml:space="preserve">K[i].beginTime.hour = 0;</w:t>
      </w:r>
    </w:p>
    <w:p w:rsidR="00000000" w:rsidDel="00000000" w:rsidP="00000000" w:rsidRDefault="00000000" w:rsidRPr="00000000" w14:paraId="000000ED">
      <w:pPr>
        <w:pageBreakBefore w:val="0"/>
        <w:rPr/>
      </w:pPr>
      <w:r w:rsidDel="00000000" w:rsidR="00000000" w:rsidRPr="00000000">
        <w:rPr>
          <w:rtl w:val="0"/>
        </w:rPr>
        <w:t xml:space="preserve">    </w:t>
        <w:tab/>
        <w:t xml:space="preserve">K[i].beginTime.minute = 0;</w:t>
      </w:r>
    </w:p>
    <w:p w:rsidR="00000000" w:rsidDel="00000000" w:rsidP="00000000" w:rsidRDefault="00000000" w:rsidRPr="00000000" w14:paraId="000000EE">
      <w:pPr>
        <w:pageBreakBefore w:val="0"/>
        <w:rPr/>
      </w:pPr>
      <w:r w:rsidDel="00000000" w:rsidR="00000000" w:rsidRPr="00000000">
        <w:rPr>
          <w:rtl w:val="0"/>
        </w:rPr>
        <w:t xml:space="preserve">    </w:t>
        <w:tab/>
        <w:t xml:space="preserve">K[i].endTime.hour = 0;</w:t>
      </w:r>
    </w:p>
    <w:p w:rsidR="00000000" w:rsidDel="00000000" w:rsidP="00000000" w:rsidRDefault="00000000" w:rsidRPr="00000000" w14:paraId="000000EF">
      <w:pPr>
        <w:pageBreakBefore w:val="0"/>
        <w:rPr/>
      </w:pPr>
      <w:r w:rsidDel="00000000" w:rsidR="00000000" w:rsidRPr="00000000">
        <w:rPr>
          <w:rtl w:val="0"/>
        </w:rPr>
        <w:t xml:space="preserve">    </w:t>
        <w:tab/>
        <w:t xml:space="preserve">K[i].endTime.minute = 0;</w:t>
      </w:r>
    </w:p>
    <w:p w:rsidR="00000000" w:rsidDel="00000000" w:rsidP="00000000" w:rsidRDefault="00000000" w:rsidRPr="00000000" w14:paraId="000000F0">
      <w:pPr>
        <w:pageBreakBefore w:val="0"/>
        <w:rPr/>
      </w:pPr>
      <w:r w:rsidDel="00000000" w:rsidR="00000000" w:rsidRPr="00000000">
        <w:rPr>
          <w:rtl w:val="0"/>
        </w:rPr>
        <w:t xml:space="preserve">    </w:t>
        <w:tab/>
      </w:r>
    </w:p>
    <w:p w:rsidR="00000000" w:rsidDel="00000000" w:rsidP="00000000" w:rsidRDefault="00000000" w:rsidRPr="00000000" w14:paraId="000000F1">
      <w:pPr>
        <w:pageBreakBefore w:val="0"/>
        <w:rPr/>
      </w:pPr>
      <w:r w:rsidDel="00000000" w:rsidR="00000000" w:rsidRPr="00000000">
        <w:rPr>
          <w:rtl w:val="0"/>
        </w:rPr>
        <w:t xml:space="preserve">    </w:t>
        <w:tab/>
        <w:t xml:space="preserve">K[i].fee=0;</w:t>
      </w:r>
    </w:p>
    <w:p w:rsidR="00000000" w:rsidDel="00000000" w:rsidP="00000000" w:rsidRDefault="00000000" w:rsidRPr="00000000" w14:paraId="000000F2">
      <w:pPr>
        <w:pageBreakBefore w:val="0"/>
        <w:rPr/>
      </w:pPr>
      <w:r w:rsidDel="00000000" w:rsidR="00000000" w:rsidRPr="00000000">
        <w:rPr>
          <w:rtl w:val="0"/>
        </w:rPr>
        <w:t xml:space="preserve">    </w:t>
        <w:tab/>
        <w:t xml:space="preserve">K[i].time_used=0;</w:t>
      </w:r>
    </w:p>
    <w:p w:rsidR="00000000" w:rsidDel="00000000" w:rsidP="00000000" w:rsidRDefault="00000000" w:rsidRPr="00000000" w14:paraId="000000F3">
      <w:pPr>
        <w:pageBreakBefore w:val="0"/>
        <w:rPr/>
      </w:pPr>
      <w:r w:rsidDel="00000000" w:rsidR="00000000" w:rsidRPr="00000000">
        <w:rPr>
          <w:rtl w:val="0"/>
        </w:rPr>
        <w:t xml:space="preserve">    </w:t>
        <w:tab/>
        <w:t xml:space="preserve">printf("%-3d %-5s\t%-d0:%-d0\t%-d0:%-d0\t%-10ld\t%-10d\n",K[i].number,"Free",K[i].beginTime.hour,K[i].beginTime.minute,K[i].endTime.hour,K[i].endTime.minute,K[i].fee,K[i].time_used);</w:t>
      </w:r>
    </w:p>
    <w:p w:rsidR="00000000" w:rsidDel="00000000" w:rsidP="00000000" w:rsidRDefault="00000000" w:rsidRPr="00000000" w14:paraId="000000F4">
      <w:pPr>
        <w:pageBreakBefore w:val="0"/>
        <w:rPr/>
      </w:pPr>
      <w:r w:rsidDel="00000000" w:rsidR="00000000" w:rsidRPr="00000000">
        <w:rPr>
          <w:rtl w:val="0"/>
        </w:rPr>
        <w:tab/>
        <w:t xml:space="preserve">}</w:t>
      </w:r>
    </w:p>
    <w:p w:rsidR="00000000" w:rsidDel="00000000" w:rsidP="00000000" w:rsidRDefault="00000000" w:rsidRPr="00000000" w14:paraId="000000F5">
      <w:pPr>
        <w:pageBreakBefore w:val="0"/>
        <w:rPr/>
      </w:pPr>
      <w:r w:rsidDel="00000000" w:rsidR="00000000" w:rsidRPr="00000000">
        <w:rPr>
          <w:rtl w:val="0"/>
        </w:rPr>
        <w:t xml:space="preserve">}</w:t>
      </w:r>
    </w:p>
    <w:p w:rsidR="00000000" w:rsidDel="00000000" w:rsidP="00000000" w:rsidRDefault="00000000" w:rsidRPr="00000000" w14:paraId="000000F6">
      <w:pPr>
        <w:pageBreakBefore w:val="0"/>
        <w:rPr/>
      </w:pPr>
      <w:r w:rsidDel="00000000" w:rsidR="00000000" w:rsidRPr="00000000">
        <w:rPr>
          <w:rtl w:val="0"/>
        </w:rPr>
        <w:t xml:space="preserve">int invalidTime(time_t a)</w:t>
      </w:r>
    </w:p>
    <w:p w:rsidR="00000000" w:rsidDel="00000000" w:rsidP="00000000" w:rsidRDefault="00000000" w:rsidRPr="00000000" w14:paraId="000000F7">
      <w:pPr>
        <w:pageBreakBefore w:val="0"/>
        <w:rPr/>
      </w:pPr>
      <w:r w:rsidDel="00000000" w:rsidR="00000000" w:rsidRPr="00000000">
        <w:rPr>
          <w:rtl w:val="0"/>
        </w:rPr>
        <w:t xml:space="preserve">{</w:t>
      </w:r>
    </w:p>
    <w:p w:rsidR="00000000" w:rsidDel="00000000" w:rsidP="00000000" w:rsidRDefault="00000000" w:rsidRPr="00000000" w14:paraId="000000F8">
      <w:pPr>
        <w:pageBreakBefore w:val="0"/>
        <w:rPr/>
      </w:pPr>
      <w:r w:rsidDel="00000000" w:rsidR="00000000" w:rsidRPr="00000000">
        <w:rPr>
          <w:rtl w:val="0"/>
        </w:rPr>
        <w:tab/>
        <w:t xml:space="preserve">if(a.hour&lt;0||a.hour&gt;23||a.minute&lt;0||a.minute&gt;59)</w:t>
      </w:r>
    </w:p>
    <w:p w:rsidR="00000000" w:rsidDel="00000000" w:rsidP="00000000" w:rsidRDefault="00000000" w:rsidRPr="00000000" w14:paraId="000000F9">
      <w:pPr>
        <w:pageBreakBefore w:val="0"/>
        <w:rPr/>
      </w:pPr>
      <w:r w:rsidDel="00000000" w:rsidR="00000000" w:rsidRPr="00000000">
        <w:rPr>
          <w:rtl w:val="0"/>
        </w:rPr>
        <w:tab/>
        <w:t xml:space="preserve">{</w:t>
      </w:r>
    </w:p>
    <w:p w:rsidR="00000000" w:rsidDel="00000000" w:rsidP="00000000" w:rsidRDefault="00000000" w:rsidRPr="00000000" w14:paraId="000000FA">
      <w:pPr>
        <w:pageBreakBefore w:val="0"/>
        <w:rPr/>
      </w:pPr>
      <w:r w:rsidDel="00000000" w:rsidR="00000000" w:rsidRPr="00000000">
        <w:rPr>
          <w:rtl w:val="0"/>
        </w:rPr>
        <w:tab/>
        <w:t xml:space="preserve">return 1;</w:t>
      </w:r>
    </w:p>
    <w:p w:rsidR="00000000" w:rsidDel="00000000" w:rsidP="00000000" w:rsidRDefault="00000000" w:rsidRPr="00000000" w14:paraId="000000FB">
      <w:pPr>
        <w:pageBreakBefore w:val="0"/>
        <w:rPr/>
      </w:pPr>
      <w:r w:rsidDel="00000000" w:rsidR="00000000" w:rsidRPr="00000000">
        <w:rPr>
          <w:rtl w:val="0"/>
        </w:rPr>
        <w:tab/>
        <w:t xml:space="preserve">}</w:t>
      </w:r>
    </w:p>
    <w:p w:rsidR="00000000" w:rsidDel="00000000" w:rsidP="00000000" w:rsidRDefault="00000000" w:rsidRPr="00000000" w14:paraId="000000FC">
      <w:pPr>
        <w:pageBreakBefore w:val="0"/>
        <w:rPr/>
      </w:pPr>
      <w:r w:rsidDel="00000000" w:rsidR="00000000" w:rsidRPr="00000000">
        <w:rPr>
          <w:rtl w:val="0"/>
        </w:rPr>
        <w:tab/>
        <w:t xml:space="preserve">else return 0;</w:t>
      </w:r>
    </w:p>
    <w:p w:rsidR="00000000" w:rsidDel="00000000" w:rsidP="00000000" w:rsidRDefault="00000000" w:rsidRPr="00000000" w14:paraId="000000FD">
      <w:pPr>
        <w:pageBreakBefore w:val="0"/>
        <w:rPr/>
      </w:pPr>
      <w:r w:rsidDel="00000000" w:rsidR="00000000" w:rsidRPr="00000000">
        <w:rPr>
          <w:rtl w:val="0"/>
        </w:rPr>
        <w:t xml:space="preserve">}</w:t>
      </w:r>
    </w:p>
    <w:p w:rsidR="00000000" w:rsidDel="00000000" w:rsidP="00000000" w:rsidRDefault="00000000" w:rsidRPr="00000000" w14:paraId="000000FE">
      <w:pPr>
        <w:pageBreakBefore w:val="0"/>
        <w:rPr/>
      </w:pPr>
      <w:r w:rsidDel="00000000" w:rsidR="00000000" w:rsidRPr="00000000">
        <w:rPr>
          <w:rtl w:val="0"/>
        </w:rPr>
        <w:t xml:space="preserve">int timeCompare(time_t a,time_t b)</w:t>
      </w:r>
    </w:p>
    <w:p w:rsidR="00000000" w:rsidDel="00000000" w:rsidP="00000000" w:rsidRDefault="00000000" w:rsidRPr="00000000" w14:paraId="000000FF">
      <w:pPr>
        <w:pageBreakBefore w:val="0"/>
        <w:rPr/>
      </w:pPr>
      <w:r w:rsidDel="00000000" w:rsidR="00000000" w:rsidRPr="00000000">
        <w:rPr>
          <w:rtl w:val="0"/>
        </w:rPr>
        <w:t xml:space="preserve">{</w:t>
      </w:r>
    </w:p>
    <w:p w:rsidR="00000000" w:rsidDel="00000000" w:rsidP="00000000" w:rsidRDefault="00000000" w:rsidRPr="00000000" w14:paraId="00000100">
      <w:pPr>
        <w:pageBreakBefore w:val="0"/>
        <w:rPr/>
      </w:pPr>
      <w:r w:rsidDel="00000000" w:rsidR="00000000" w:rsidRPr="00000000">
        <w:rPr>
          <w:rtl w:val="0"/>
        </w:rPr>
        <w:tab/>
        <w:t xml:space="preserve">if(a.hour&gt;b.hour)</w:t>
      </w:r>
    </w:p>
    <w:p w:rsidR="00000000" w:rsidDel="00000000" w:rsidP="00000000" w:rsidRDefault="00000000" w:rsidRPr="00000000" w14:paraId="00000101">
      <w:pPr>
        <w:pageBreakBefore w:val="0"/>
        <w:rPr/>
      </w:pPr>
      <w:r w:rsidDel="00000000" w:rsidR="00000000" w:rsidRPr="00000000">
        <w:rPr>
          <w:rtl w:val="0"/>
        </w:rPr>
        <w:tab/>
        <w:t xml:space="preserve">{</w:t>
      </w:r>
    </w:p>
    <w:p w:rsidR="00000000" w:rsidDel="00000000" w:rsidP="00000000" w:rsidRDefault="00000000" w:rsidRPr="00000000" w14:paraId="00000102">
      <w:pPr>
        <w:pageBreakBefore w:val="0"/>
        <w:rPr/>
      </w:pPr>
      <w:r w:rsidDel="00000000" w:rsidR="00000000" w:rsidRPr="00000000">
        <w:rPr>
          <w:rtl w:val="0"/>
        </w:rPr>
        <w:tab/>
        <w:tab/>
        <w:t xml:space="preserve">return 1;</w:t>
      </w:r>
    </w:p>
    <w:p w:rsidR="00000000" w:rsidDel="00000000" w:rsidP="00000000" w:rsidRDefault="00000000" w:rsidRPr="00000000" w14:paraId="00000103">
      <w:pPr>
        <w:pageBreakBefore w:val="0"/>
        <w:rPr/>
      </w:pPr>
      <w:r w:rsidDel="00000000" w:rsidR="00000000" w:rsidRPr="00000000">
        <w:rPr>
          <w:rtl w:val="0"/>
        </w:rPr>
        <w:tab/>
        <w:t xml:space="preserve">}</w:t>
      </w:r>
    </w:p>
    <w:p w:rsidR="00000000" w:rsidDel="00000000" w:rsidP="00000000" w:rsidRDefault="00000000" w:rsidRPr="00000000" w14:paraId="00000104">
      <w:pPr>
        <w:pageBreakBefore w:val="0"/>
        <w:rPr/>
      </w:pPr>
      <w:r w:rsidDel="00000000" w:rsidR="00000000" w:rsidRPr="00000000">
        <w:rPr>
          <w:rtl w:val="0"/>
        </w:rPr>
        <w:tab/>
        <w:t xml:space="preserve">if(a.hour&lt;b.hour)</w:t>
      </w:r>
    </w:p>
    <w:p w:rsidR="00000000" w:rsidDel="00000000" w:rsidP="00000000" w:rsidRDefault="00000000" w:rsidRPr="00000000" w14:paraId="00000105">
      <w:pPr>
        <w:pageBreakBefore w:val="0"/>
        <w:rPr/>
      </w:pPr>
      <w:r w:rsidDel="00000000" w:rsidR="00000000" w:rsidRPr="00000000">
        <w:rPr>
          <w:rtl w:val="0"/>
        </w:rPr>
        <w:tab/>
        <w:t xml:space="preserve">{</w:t>
      </w:r>
    </w:p>
    <w:p w:rsidR="00000000" w:rsidDel="00000000" w:rsidP="00000000" w:rsidRDefault="00000000" w:rsidRPr="00000000" w14:paraId="00000106">
      <w:pPr>
        <w:pageBreakBefore w:val="0"/>
        <w:rPr/>
      </w:pPr>
      <w:r w:rsidDel="00000000" w:rsidR="00000000" w:rsidRPr="00000000">
        <w:rPr>
          <w:rtl w:val="0"/>
        </w:rPr>
        <w:tab/>
        <w:tab/>
        <w:t xml:space="preserve">return -1;</w:t>
      </w:r>
    </w:p>
    <w:p w:rsidR="00000000" w:rsidDel="00000000" w:rsidP="00000000" w:rsidRDefault="00000000" w:rsidRPr="00000000" w14:paraId="00000107">
      <w:pPr>
        <w:pageBreakBefore w:val="0"/>
        <w:rPr/>
      </w:pPr>
      <w:r w:rsidDel="00000000" w:rsidR="00000000" w:rsidRPr="00000000">
        <w:rPr>
          <w:rtl w:val="0"/>
        </w:rPr>
        <w:tab/>
        <w:t xml:space="preserve">} </w:t>
        <w:tab/>
      </w:r>
    </w:p>
    <w:p w:rsidR="00000000" w:rsidDel="00000000" w:rsidP="00000000" w:rsidRDefault="00000000" w:rsidRPr="00000000" w14:paraId="00000108">
      <w:pPr>
        <w:pageBreakBefore w:val="0"/>
        <w:rPr/>
      </w:pPr>
      <w:r w:rsidDel="00000000" w:rsidR="00000000" w:rsidRPr="00000000">
        <w:rPr>
          <w:rtl w:val="0"/>
        </w:rPr>
        <w:tab/>
        <w:t xml:space="preserve">if(a.hour==b.hour)</w:t>
      </w:r>
    </w:p>
    <w:p w:rsidR="00000000" w:rsidDel="00000000" w:rsidP="00000000" w:rsidRDefault="00000000" w:rsidRPr="00000000" w14:paraId="00000109">
      <w:pPr>
        <w:pageBreakBefore w:val="0"/>
        <w:rPr/>
      </w:pPr>
      <w:r w:rsidDel="00000000" w:rsidR="00000000" w:rsidRPr="00000000">
        <w:rPr>
          <w:rtl w:val="0"/>
        </w:rPr>
        <w:tab/>
        <w:t xml:space="preserve">{</w:t>
      </w:r>
    </w:p>
    <w:p w:rsidR="00000000" w:rsidDel="00000000" w:rsidP="00000000" w:rsidRDefault="00000000" w:rsidRPr="00000000" w14:paraId="0000010A">
      <w:pPr>
        <w:pageBreakBefore w:val="0"/>
        <w:rPr/>
      </w:pPr>
      <w:r w:rsidDel="00000000" w:rsidR="00000000" w:rsidRPr="00000000">
        <w:rPr>
          <w:rtl w:val="0"/>
        </w:rPr>
        <w:tab/>
        <w:t xml:space="preserve">if(a.minute&gt;b.minute)</w:t>
      </w:r>
    </w:p>
    <w:p w:rsidR="00000000" w:rsidDel="00000000" w:rsidP="00000000" w:rsidRDefault="00000000" w:rsidRPr="00000000" w14:paraId="0000010B">
      <w:pPr>
        <w:pageBreakBefore w:val="0"/>
        <w:rPr/>
      </w:pPr>
      <w:r w:rsidDel="00000000" w:rsidR="00000000" w:rsidRPr="00000000">
        <w:rPr>
          <w:rtl w:val="0"/>
        </w:rPr>
        <w:tab/>
        <w:t xml:space="preserve">{</w:t>
      </w:r>
    </w:p>
    <w:p w:rsidR="00000000" w:rsidDel="00000000" w:rsidP="00000000" w:rsidRDefault="00000000" w:rsidRPr="00000000" w14:paraId="0000010C">
      <w:pPr>
        <w:pageBreakBefore w:val="0"/>
        <w:rPr/>
      </w:pPr>
      <w:r w:rsidDel="00000000" w:rsidR="00000000" w:rsidRPr="00000000">
        <w:rPr>
          <w:rtl w:val="0"/>
        </w:rPr>
        <w:tab/>
        <w:tab/>
        <w:t xml:space="preserve">return 1;</w:t>
      </w:r>
    </w:p>
    <w:p w:rsidR="00000000" w:rsidDel="00000000" w:rsidP="00000000" w:rsidRDefault="00000000" w:rsidRPr="00000000" w14:paraId="0000010D">
      <w:pPr>
        <w:pageBreakBefore w:val="0"/>
        <w:rPr/>
      </w:pPr>
      <w:r w:rsidDel="00000000" w:rsidR="00000000" w:rsidRPr="00000000">
        <w:rPr>
          <w:rtl w:val="0"/>
        </w:rPr>
        <w:tab/>
        <w:t xml:space="preserve">}</w:t>
      </w:r>
    </w:p>
    <w:p w:rsidR="00000000" w:rsidDel="00000000" w:rsidP="00000000" w:rsidRDefault="00000000" w:rsidRPr="00000000" w14:paraId="0000010E">
      <w:pPr>
        <w:pageBreakBefore w:val="0"/>
        <w:rPr/>
      </w:pPr>
      <w:r w:rsidDel="00000000" w:rsidR="00000000" w:rsidRPr="00000000">
        <w:rPr>
          <w:rtl w:val="0"/>
        </w:rPr>
        <w:tab/>
        <w:t xml:space="preserve">if(a.minute&lt;b.minute)</w:t>
      </w:r>
    </w:p>
    <w:p w:rsidR="00000000" w:rsidDel="00000000" w:rsidP="00000000" w:rsidRDefault="00000000" w:rsidRPr="00000000" w14:paraId="0000010F">
      <w:pPr>
        <w:pageBreakBefore w:val="0"/>
        <w:rPr/>
      </w:pPr>
      <w:r w:rsidDel="00000000" w:rsidR="00000000" w:rsidRPr="00000000">
        <w:rPr>
          <w:rtl w:val="0"/>
        </w:rPr>
        <w:tab/>
        <w:t xml:space="preserve">{</w:t>
      </w:r>
    </w:p>
    <w:p w:rsidR="00000000" w:rsidDel="00000000" w:rsidP="00000000" w:rsidRDefault="00000000" w:rsidRPr="00000000" w14:paraId="00000110">
      <w:pPr>
        <w:pageBreakBefore w:val="0"/>
        <w:rPr/>
      </w:pPr>
      <w:r w:rsidDel="00000000" w:rsidR="00000000" w:rsidRPr="00000000">
        <w:rPr>
          <w:rtl w:val="0"/>
        </w:rPr>
        <w:tab/>
        <w:tab/>
        <w:t xml:space="preserve">return -1;</w:t>
      </w:r>
    </w:p>
    <w:p w:rsidR="00000000" w:rsidDel="00000000" w:rsidP="00000000" w:rsidRDefault="00000000" w:rsidRPr="00000000" w14:paraId="00000111">
      <w:pPr>
        <w:pageBreakBefore w:val="0"/>
        <w:rPr/>
      </w:pPr>
      <w:r w:rsidDel="00000000" w:rsidR="00000000" w:rsidRPr="00000000">
        <w:rPr>
          <w:rtl w:val="0"/>
        </w:rPr>
        <w:tab/>
        <w:t xml:space="preserve">}</w:t>
      </w:r>
    </w:p>
    <w:p w:rsidR="00000000" w:rsidDel="00000000" w:rsidP="00000000" w:rsidRDefault="00000000" w:rsidRPr="00000000" w14:paraId="00000112">
      <w:pPr>
        <w:pageBreakBefore w:val="0"/>
        <w:rPr/>
      </w:pPr>
      <w:r w:rsidDel="00000000" w:rsidR="00000000" w:rsidRPr="00000000">
        <w:rPr>
          <w:rtl w:val="0"/>
        </w:rPr>
        <w:tab/>
        <w:t xml:space="preserve">if(a.minute==b.minute)</w:t>
      </w:r>
    </w:p>
    <w:p w:rsidR="00000000" w:rsidDel="00000000" w:rsidP="00000000" w:rsidRDefault="00000000" w:rsidRPr="00000000" w14:paraId="00000113">
      <w:pPr>
        <w:pageBreakBefore w:val="0"/>
        <w:rPr/>
      </w:pPr>
      <w:r w:rsidDel="00000000" w:rsidR="00000000" w:rsidRPr="00000000">
        <w:rPr>
          <w:rtl w:val="0"/>
        </w:rPr>
        <w:tab/>
        <w:t xml:space="preserve">{</w:t>
      </w:r>
    </w:p>
    <w:p w:rsidR="00000000" w:rsidDel="00000000" w:rsidP="00000000" w:rsidRDefault="00000000" w:rsidRPr="00000000" w14:paraId="00000114">
      <w:pPr>
        <w:pageBreakBefore w:val="0"/>
        <w:rPr/>
      </w:pPr>
      <w:r w:rsidDel="00000000" w:rsidR="00000000" w:rsidRPr="00000000">
        <w:rPr>
          <w:rtl w:val="0"/>
        </w:rPr>
        <w:tab/>
        <w:tab/>
        <w:t xml:space="preserve">return 0;</w:t>
      </w:r>
    </w:p>
    <w:p w:rsidR="00000000" w:rsidDel="00000000" w:rsidP="00000000" w:rsidRDefault="00000000" w:rsidRPr="00000000" w14:paraId="00000115">
      <w:pPr>
        <w:pageBreakBefore w:val="0"/>
        <w:rPr/>
      </w:pPr>
      <w:r w:rsidDel="00000000" w:rsidR="00000000" w:rsidRPr="00000000">
        <w:rPr>
          <w:rtl w:val="0"/>
        </w:rPr>
        <w:tab/>
        <w:t xml:space="preserve">}</w:t>
      </w:r>
    </w:p>
    <w:p w:rsidR="00000000" w:rsidDel="00000000" w:rsidP="00000000" w:rsidRDefault="00000000" w:rsidRPr="00000000" w14:paraId="00000116">
      <w:pPr>
        <w:pageBreakBefore w:val="0"/>
        <w:rPr/>
      </w:pPr>
      <w:r w:rsidDel="00000000" w:rsidR="00000000" w:rsidRPr="00000000">
        <w:rPr>
          <w:rtl w:val="0"/>
        </w:rPr>
        <w:t xml:space="preserve">    }</w:t>
      </w:r>
    </w:p>
    <w:p w:rsidR="00000000" w:rsidDel="00000000" w:rsidP="00000000" w:rsidRDefault="00000000" w:rsidRPr="00000000" w14:paraId="00000117">
      <w:pPr>
        <w:pageBreakBefore w:val="0"/>
        <w:rPr/>
      </w:pPr>
      <w:r w:rsidDel="00000000" w:rsidR="00000000" w:rsidRPr="00000000">
        <w:rPr>
          <w:rtl w:val="0"/>
        </w:rPr>
        <w:t xml:space="preserve">}</w:t>
      </w:r>
    </w:p>
    <w:p w:rsidR="00000000" w:rsidDel="00000000" w:rsidP="00000000" w:rsidRDefault="00000000" w:rsidRPr="00000000" w14:paraId="00000118">
      <w:pPr>
        <w:pageBreakBefore w:val="0"/>
        <w:rPr/>
      </w:pPr>
      <w:r w:rsidDel="00000000" w:rsidR="00000000" w:rsidRPr="00000000">
        <w:rPr>
          <w:rtl w:val="0"/>
        </w:rPr>
        <w:t xml:space="preserve">void dungmay(computer*K,int n)</w:t>
      </w:r>
    </w:p>
    <w:p w:rsidR="00000000" w:rsidDel="00000000" w:rsidP="00000000" w:rsidRDefault="00000000" w:rsidRPr="00000000" w14:paraId="00000119">
      <w:pPr>
        <w:pageBreakBefore w:val="0"/>
        <w:rPr/>
      </w:pPr>
      <w:r w:rsidDel="00000000" w:rsidR="00000000" w:rsidRPr="00000000">
        <w:rPr>
          <w:rtl w:val="0"/>
        </w:rPr>
        <w:t xml:space="preserve">{</w:t>
      </w:r>
    </w:p>
    <w:p w:rsidR="00000000" w:rsidDel="00000000" w:rsidP="00000000" w:rsidRDefault="00000000" w:rsidRPr="00000000" w14:paraId="0000011A">
      <w:pPr>
        <w:pageBreakBefore w:val="0"/>
        <w:rPr/>
      </w:pPr>
      <w:r w:rsidDel="00000000" w:rsidR="00000000" w:rsidRPr="00000000">
        <w:rPr>
          <w:rtl w:val="0"/>
        </w:rPr>
        <w:tab/>
        <w:t xml:space="preserve">int choose;</w:t>
      </w:r>
    </w:p>
    <w:p w:rsidR="00000000" w:rsidDel="00000000" w:rsidP="00000000" w:rsidRDefault="00000000" w:rsidRPr="00000000" w14:paraId="0000011B">
      <w:pPr>
        <w:pageBreakBefore w:val="0"/>
        <w:rPr/>
      </w:pPr>
      <w:r w:rsidDel="00000000" w:rsidR="00000000" w:rsidRPr="00000000">
        <w:rPr>
          <w:rtl w:val="0"/>
        </w:rPr>
        <w:tab/>
        <w:t xml:space="preserve">printf("Chon may muon dung : \n");</w:t>
      </w:r>
    </w:p>
    <w:p w:rsidR="00000000" w:rsidDel="00000000" w:rsidP="00000000" w:rsidRDefault="00000000" w:rsidRPr="00000000" w14:paraId="0000011C">
      <w:pPr>
        <w:pageBreakBefore w:val="0"/>
        <w:rPr/>
      </w:pPr>
      <w:r w:rsidDel="00000000" w:rsidR="00000000" w:rsidRPr="00000000">
        <w:rPr>
          <w:rtl w:val="0"/>
        </w:rPr>
        <w:tab/>
        <w:t xml:space="preserve">scanf("%d",&amp;choose);</w:t>
      </w:r>
    </w:p>
    <w:p w:rsidR="00000000" w:rsidDel="00000000" w:rsidP="00000000" w:rsidRDefault="00000000" w:rsidRPr="00000000" w14:paraId="0000011D">
      <w:pPr>
        <w:pageBreakBefore w:val="0"/>
        <w:rPr/>
      </w:pPr>
      <w:r w:rsidDel="00000000" w:rsidR="00000000" w:rsidRPr="00000000">
        <w:rPr>
          <w:rtl w:val="0"/>
        </w:rPr>
        <w:tab/>
        <w:t xml:space="preserve">while(choose&lt;0||choose&gt;10)</w:t>
      </w:r>
    </w:p>
    <w:p w:rsidR="00000000" w:rsidDel="00000000" w:rsidP="00000000" w:rsidRDefault="00000000" w:rsidRPr="00000000" w14:paraId="0000011E">
      <w:pPr>
        <w:pageBreakBefore w:val="0"/>
        <w:rPr/>
      </w:pPr>
      <w:r w:rsidDel="00000000" w:rsidR="00000000" w:rsidRPr="00000000">
        <w:rPr>
          <w:rtl w:val="0"/>
        </w:rPr>
        <w:tab/>
        <w:t xml:space="preserve">{</w:t>
      </w:r>
    </w:p>
    <w:p w:rsidR="00000000" w:rsidDel="00000000" w:rsidP="00000000" w:rsidRDefault="00000000" w:rsidRPr="00000000" w14:paraId="0000011F">
      <w:pPr>
        <w:pageBreakBefore w:val="0"/>
        <w:rPr/>
      </w:pPr>
      <w:r w:rsidDel="00000000" w:rsidR="00000000" w:rsidRPr="00000000">
        <w:rPr>
          <w:rtl w:val="0"/>
        </w:rPr>
        <w:tab/>
        <w:tab/>
        <w:t xml:space="preserve">printf("May ko hop le moi nhap lai\n");</w:t>
      </w:r>
    </w:p>
    <w:p w:rsidR="00000000" w:rsidDel="00000000" w:rsidP="00000000" w:rsidRDefault="00000000" w:rsidRPr="00000000" w14:paraId="00000120">
      <w:pPr>
        <w:pageBreakBefore w:val="0"/>
        <w:rPr/>
      </w:pPr>
      <w:r w:rsidDel="00000000" w:rsidR="00000000" w:rsidRPr="00000000">
        <w:rPr>
          <w:rtl w:val="0"/>
        </w:rPr>
        <w:tab/>
        <w:tab/>
        <w:t xml:space="preserve">scanf("%d",&amp;choose);</w:t>
      </w:r>
    </w:p>
    <w:p w:rsidR="00000000" w:rsidDel="00000000" w:rsidP="00000000" w:rsidRDefault="00000000" w:rsidRPr="00000000" w14:paraId="00000121">
      <w:pPr>
        <w:pageBreakBefore w:val="0"/>
        <w:rPr/>
      </w:pPr>
      <w:r w:rsidDel="00000000" w:rsidR="00000000" w:rsidRPr="00000000">
        <w:rPr>
          <w:rtl w:val="0"/>
        </w:rPr>
        <w:tab/>
        <w:t xml:space="preserve">}</w:t>
      </w:r>
    </w:p>
    <w:p w:rsidR="00000000" w:rsidDel="00000000" w:rsidP="00000000" w:rsidRDefault="00000000" w:rsidRPr="00000000" w14:paraId="00000122">
      <w:pPr>
        <w:pageBreakBefore w:val="0"/>
        <w:rPr/>
      </w:pPr>
      <w:r w:rsidDel="00000000" w:rsidR="00000000" w:rsidRPr="00000000">
        <w:rPr>
          <w:rtl w:val="0"/>
        </w:rPr>
        <w:tab/>
        <w:t xml:space="preserve">if(K[choose-1].free==1)</w:t>
      </w:r>
    </w:p>
    <w:p w:rsidR="00000000" w:rsidDel="00000000" w:rsidP="00000000" w:rsidRDefault="00000000" w:rsidRPr="00000000" w14:paraId="00000123">
      <w:pPr>
        <w:pageBreakBefore w:val="0"/>
        <w:rPr/>
      </w:pPr>
      <w:r w:rsidDel="00000000" w:rsidR="00000000" w:rsidRPr="00000000">
        <w:rPr>
          <w:rtl w:val="0"/>
        </w:rPr>
        <w:tab/>
        <w:t xml:space="preserve">{</w:t>
      </w:r>
    </w:p>
    <w:p w:rsidR="00000000" w:rsidDel="00000000" w:rsidP="00000000" w:rsidRDefault="00000000" w:rsidRPr="00000000" w14:paraId="00000124">
      <w:pPr>
        <w:pageBreakBefore w:val="0"/>
        <w:rPr/>
      </w:pPr>
      <w:r w:rsidDel="00000000" w:rsidR="00000000" w:rsidRPr="00000000">
        <w:rPr>
          <w:rtl w:val="0"/>
        </w:rPr>
        <w:tab/>
        <w:tab/>
        <w:t xml:space="preserve">printf("May hop le !");</w:t>
      </w:r>
    </w:p>
    <w:p w:rsidR="00000000" w:rsidDel="00000000" w:rsidP="00000000" w:rsidRDefault="00000000" w:rsidRPr="00000000" w14:paraId="00000125">
      <w:pPr>
        <w:pageBreakBefore w:val="0"/>
        <w:rPr/>
      </w:pPr>
      <w:r w:rsidDel="00000000" w:rsidR="00000000" w:rsidRPr="00000000">
        <w:rPr>
          <w:rtl w:val="0"/>
        </w:rPr>
        <w:tab/>
        <w:tab/>
        <w:t xml:space="preserve">K[choose-1].free=0;</w:t>
      </w:r>
    </w:p>
    <w:p w:rsidR="00000000" w:rsidDel="00000000" w:rsidP="00000000" w:rsidRDefault="00000000" w:rsidRPr="00000000" w14:paraId="00000126">
      <w:pPr>
        <w:pageBreakBefore w:val="0"/>
        <w:rPr/>
      </w:pPr>
      <w:r w:rsidDel="00000000" w:rsidR="00000000" w:rsidRPr="00000000">
        <w:rPr>
          <w:rtl w:val="0"/>
        </w:rPr>
        <w:tab/>
        <w:tab/>
        <w:t xml:space="preserve">printf("Moi nhap thoi gian bat dau gio:phut\n");</w:t>
      </w:r>
    </w:p>
    <w:p w:rsidR="00000000" w:rsidDel="00000000" w:rsidP="00000000" w:rsidRDefault="00000000" w:rsidRPr="00000000" w14:paraId="00000127">
      <w:pPr>
        <w:pageBreakBefore w:val="0"/>
        <w:rPr/>
      </w:pPr>
      <w:r w:rsidDel="00000000" w:rsidR="00000000" w:rsidRPr="00000000">
        <w:rPr>
          <w:rtl w:val="0"/>
        </w:rPr>
        <w:tab/>
        <w:tab/>
        <w:t xml:space="preserve">scanf("%d %d",&amp;K[choose-1].beginTime.hour,&amp;K[choose-1].beginTime.minute);</w:t>
      </w:r>
    </w:p>
    <w:p w:rsidR="00000000" w:rsidDel="00000000" w:rsidP="00000000" w:rsidRDefault="00000000" w:rsidRPr="00000000" w14:paraId="00000128">
      <w:pPr>
        <w:pageBreakBefore w:val="0"/>
        <w:rPr/>
      </w:pPr>
      <w:r w:rsidDel="00000000" w:rsidR="00000000" w:rsidRPr="00000000">
        <w:rPr>
          <w:rtl w:val="0"/>
        </w:rPr>
        <w:tab/>
        <w:tab/>
        <w:t xml:space="preserve">while(invalidTime(K[choose-1].beginTime)==1)</w:t>
      </w:r>
    </w:p>
    <w:p w:rsidR="00000000" w:rsidDel="00000000" w:rsidP="00000000" w:rsidRDefault="00000000" w:rsidRPr="00000000" w14:paraId="00000129">
      <w:pPr>
        <w:pageBreakBefore w:val="0"/>
        <w:rPr/>
      </w:pPr>
      <w:r w:rsidDel="00000000" w:rsidR="00000000" w:rsidRPr="00000000">
        <w:rPr>
          <w:rtl w:val="0"/>
        </w:rPr>
        <w:tab/>
        <w:tab/>
        <w:t xml:space="preserve">{</w:t>
      </w:r>
    </w:p>
    <w:p w:rsidR="00000000" w:rsidDel="00000000" w:rsidP="00000000" w:rsidRDefault="00000000" w:rsidRPr="00000000" w14:paraId="0000012A">
      <w:pPr>
        <w:pageBreakBefore w:val="0"/>
        <w:rPr/>
      </w:pPr>
      <w:r w:rsidDel="00000000" w:rsidR="00000000" w:rsidRPr="00000000">
        <w:rPr>
          <w:rtl w:val="0"/>
        </w:rPr>
        <w:tab/>
        <w:tab/>
        <w:tab/>
        <w:t xml:space="preserve">printf("Moi nhap lai thoi gian bat dau gio:phut\n");</w:t>
      </w:r>
    </w:p>
    <w:p w:rsidR="00000000" w:rsidDel="00000000" w:rsidP="00000000" w:rsidRDefault="00000000" w:rsidRPr="00000000" w14:paraId="0000012B">
      <w:pPr>
        <w:pageBreakBefore w:val="0"/>
        <w:rPr/>
      </w:pPr>
      <w:r w:rsidDel="00000000" w:rsidR="00000000" w:rsidRPr="00000000">
        <w:rPr>
          <w:rtl w:val="0"/>
        </w:rPr>
        <w:tab/>
        <w:tab/>
        <w:t xml:space="preserve">    scanf("%d %d",&amp;K[choose-1].beginTime.hour,&amp;K[choose-1].beginTime.minute);</w:t>
      </w:r>
    </w:p>
    <w:p w:rsidR="00000000" w:rsidDel="00000000" w:rsidP="00000000" w:rsidRDefault="00000000" w:rsidRPr="00000000" w14:paraId="0000012C">
      <w:pPr>
        <w:pageBreakBefore w:val="0"/>
        <w:rPr/>
      </w:pPr>
      <w:r w:rsidDel="00000000" w:rsidR="00000000" w:rsidRPr="00000000">
        <w:rPr>
          <w:rtl w:val="0"/>
        </w:rPr>
        <w:tab/>
        <w:tab/>
        <w:t xml:space="preserve">}</w:t>
      </w:r>
    </w:p>
    <w:p w:rsidR="00000000" w:rsidDel="00000000" w:rsidP="00000000" w:rsidRDefault="00000000" w:rsidRPr="00000000" w14:paraId="0000012D">
      <w:pPr>
        <w:pageBreakBefore w:val="0"/>
        <w:rPr/>
      </w:pPr>
      <w:r w:rsidDel="00000000" w:rsidR="00000000" w:rsidRPr="00000000">
        <w:rPr>
          <w:rtl w:val="0"/>
        </w:rPr>
        <w:tab/>
        <w:t xml:space="preserve">}</w:t>
      </w:r>
    </w:p>
    <w:p w:rsidR="00000000" w:rsidDel="00000000" w:rsidP="00000000" w:rsidRDefault="00000000" w:rsidRPr="00000000" w14:paraId="0000012E">
      <w:pPr>
        <w:pageBreakBefore w:val="0"/>
        <w:rPr/>
      </w:pPr>
      <w:r w:rsidDel="00000000" w:rsidR="00000000" w:rsidRPr="00000000">
        <w:rPr>
          <w:rtl w:val="0"/>
        </w:rPr>
        <w:tab/>
        <w:t xml:space="preserve">else printf("May da co nguoi su dung, moi ban quay lai sau !");</w:t>
        <w:tab/>
      </w:r>
    </w:p>
    <w:p w:rsidR="00000000" w:rsidDel="00000000" w:rsidP="00000000" w:rsidRDefault="00000000" w:rsidRPr="00000000" w14:paraId="0000012F">
      <w:pPr>
        <w:pageBreakBefore w:val="0"/>
        <w:rPr/>
      </w:pPr>
      <w:r w:rsidDel="00000000" w:rsidR="00000000" w:rsidRPr="00000000">
        <w:rPr>
          <w:rtl w:val="0"/>
        </w:rPr>
        <w:t xml:space="preserve">}</w:t>
      </w:r>
    </w:p>
    <w:p w:rsidR="00000000" w:rsidDel="00000000" w:rsidP="00000000" w:rsidRDefault="00000000" w:rsidRPr="00000000" w14:paraId="00000130">
      <w:pPr>
        <w:pageBreakBefore w:val="0"/>
        <w:rPr/>
      </w:pPr>
      <w:r w:rsidDel="00000000" w:rsidR="00000000" w:rsidRPr="00000000">
        <w:rPr>
          <w:rtl w:val="0"/>
        </w:rPr>
        <w:t xml:space="preserve">void nghichoi(computer *K, int n)</w:t>
      </w:r>
    </w:p>
    <w:p w:rsidR="00000000" w:rsidDel="00000000" w:rsidP="00000000" w:rsidRDefault="00000000" w:rsidRPr="00000000" w14:paraId="00000131">
      <w:pPr>
        <w:pageBreakBefore w:val="0"/>
        <w:rPr/>
      </w:pPr>
      <w:r w:rsidDel="00000000" w:rsidR="00000000" w:rsidRPr="00000000">
        <w:rPr>
          <w:rtl w:val="0"/>
        </w:rPr>
        <w:t xml:space="preserve">{</w:t>
      </w:r>
    </w:p>
    <w:p w:rsidR="00000000" w:rsidDel="00000000" w:rsidP="00000000" w:rsidRDefault="00000000" w:rsidRPr="00000000" w14:paraId="00000132">
      <w:pPr>
        <w:pageBreakBefore w:val="0"/>
        <w:rPr/>
      </w:pPr>
      <w:r w:rsidDel="00000000" w:rsidR="00000000" w:rsidRPr="00000000">
        <w:rPr>
          <w:rtl w:val="0"/>
        </w:rPr>
        <w:tab/>
        <w:t xml:space="preserve">int stop;</w:t>
      </w:r>
    </w:p>
    <w:p w:rsidR="00000000" w:rsidDel="00000000" w:rsidP="00000000" w:rsidRDefault="00000000" w:rsidRPr="00000000" w14:paraId="00000133">
      <w:pPr>
        <w:pageBreakBefore w:val="0"/>
        <w:rPr/>
      </w:pPr>
      <w:r w:rsidDel="00000000" w:rsidR="00000000" w:rsidRPr="00000000">
        <w:rPr>
          <w:rtl w:val="0"/>
        </w:rPr>
        <w:tab/>
        <w:t xml:space="preserve">printf("Moi nhap may muon tat !\n");</w:t>
      </w:r>
    </w:p>
    <w:p w:rsidR="00000000" w:rsidDel="00000000" w:rsidP="00000000" w:rsidRDefault="00000000" w:rsidRPr="00000000" w14:paraId="00000134">
      <w:pPr>
        <w:pageBreakBefore w:val="0"/>
        <w:rPr/>
      </w:pPr>
      <w:r w:rsidDel="00000000" w:rsidR="00000000" w:rsidRPr="00000000">
        <w:rPr>
          <w:rtl w:val="0"/>
        </w:rPr>
        <w:tab/>
        <w:t xml:space="preserve">scanf("%d",&amp;stop);</w:t>
      </w:r>
    </w:p>
    <w:p w:rsidR="00000000" w:rsidDel="00000000" w:rsidP="00000000" w:rsidRDefault="00000000" w:rsidRPr="00000000" w14:paraId="00000135">
      <w:pPr>
        <w:pageBreakBefore w:val="0"/>
        <w:rPr/>
      </w:pPr>
      <w:r w:rsidDel="00000000" w:rsidR="00000000" w:rsidRPr="00000000">
        <w:rPr>
          <w:rtl w:val="0"/>
        </w:rPr>
        <w:tab/>
        <w:t xml:space="preserve">while(stop&lt;1||stop&gt;10)</w:t>
      </w:r>
    </w:p>
    <w:p w:rsidR="00000000" w:rsidDel="00000000" w:rsidP="00000000" w:rsidRDefault="00000000" w:rsidRPr="00000000" w14:paraId="00000136">
      <w:pPr>
        <w:pageBreakBefore w:val="0"/>
        <w:rPr/>
      </w:pPr>
      <w:r w:rsidDel="00000000" w:rsidR="00000000" w:rsidRPr="00000000">
        <w:rPr>
          <w:rtl w:val="0"/>
        </w:rPr>
        <w:tab/>
        <w:t xml:space="preserve">{</w:t>
      </w:r>
    </w:p>
    <w:p w:rsidR="00000000" w:rsidDel="00000000" w:rsidP="00000000" w:rsidRDefault="00000000" w:rsidRPr="00000000" w14:paraId="00000137">
      <w:pPr>
        <w:pageBreakBefore w:val="0"/>
        <w:rPr/>
      </w:pPr>
      <w:r w:rsidDel="00000000" w:rsidR="00000000" w:rsidRPr="00000000">
        <w:rPr>
          <w:rtl w:val="0"/>
        </w:rPr>
        <w:tab/>
        <w:tab/>
        <w:t xml:space="preserve">printf("KO hop le,moi nhap lai may muon tat !");</w:t>
      </w:r>
    </w:p>
    <w:p w:rsidR="00000000" w:rsidDel="00000000" w:rsidP="00000000" w:rsidRDefault="00000000" w:rsidRPr="00000000" w14:paraId="00000138">
      <w:pPr>
        <w:pageBreakBefore w:val="0"/>
        <w:rPr/>
      </w:pPr>
      <w:r w:rsidDel="00000000" w:rsidR="00000000" w:rsidRPr="00000000">
        <w:rPr>
          <w:rtl w:val="0"/>
        </w:rPr>
        <w:tab/>
        <w:tab/>
        <w:t xml:space="preserve">scanf("%d",&amp;stop);</w:t>
      </w:r>
    </w:p>
    <w:p w:rsidR="00000000" w:rsidDel="00000000" w:rsidP="00000000" w:rsidRDefault="00000000" w:rsidRPr="00000000" w14:paraId="00000139">
      <w:pPr>
        <w:pageBreakBefore w:val="0"/>
        <w:rPr/>
      </w:pPr>
      <w:r w:rsidDel="00000000" w:rsidR="00000000" w:rsidRPr="00000000">
        <w:rPr>
          <w:rtl w:val="0"/>
        </w:rPr>
        <w:tab/>
        <w:t xml:space="preserve">}</w:t>
      </w:r>
    </w:p>
    <w:p w:rsidR="00000000" w:rsidDel="00000000" w:rsidP="00000000" w:rsidRDefault="00000000" w:rsidRPr="00000000" w14:paraId="0000013A">
      <w:pPr>
        <w:pageBreakBefore w:val="0"/>
        <w:rPr/>
      </w:pPr>
      <w:r w:rsidDel="00000000" w:rsidR="00000000" w:rsidRPr="00000000">
        <w:rPr>
          <w:rtl w:val="0"/>
        </w:rPr>
        <w:tab/>
        <w:t xml:space="preserve">switch(K[stop-1].free)</w:t>
      </w:r>
    </w:p>
    <w:p w:rsidR="00000000" w:rsidDel="00000000" w:rsidP="00000000" w:rsidRDefault="00000000" w:rsidRPr="00000000" w14:paraId="0000013B">
      <w:pPr>
        <w:pageBreakBefore w:val="0"/>
        <w:rPr/>
      </w:pPr>
      <w:r w:rsidDel="00000000" w:rsidR="00000000" w:rsidRPr="00000000">
        <w:rPr>
          <w:rtl w:val="0"/>
        </w:rPr>
        <w:tab/>
        <w:t xml:space="preserve">{</w:t>
      </w:r>
    </w:p>
    <w:p w:rsidR="00000000" w:rsidDel="00000000" w:rsidP="00000000" w:rsidRDefault="00000000" w:rsidRPr="00000000" w14:paraId="0000013C">
      <w:pPr>
        <w:pageBreakBefore w:val="0"/>
        <w:rPr/>
      </w:pPr>
      <w:r w:rsidDel="00000000" w:rsidR="00000000" w:rsidRPr="00000000">
        <w:rPr>
          <w:rtl w:val="0"/>
        </w:rPr>
        <w:tab/>
        <w:tab/>
        <w:t xml:space="preserve">case 1: printf("May chua dc bat, vui long chon chuc nang 2 de bat may hoac 3 de tat may khac");</w:t>
      </w:r>
    </w:p>
    <w:p w:rsidR="00000000" w:rsidDel="00000000" w:rsidP="00000000" w:rsidRDefault="00000000" w:rsidRPr="00000000" w14:paraId="0000013D">
      <w:pPr>
        <w:pageBreakBefore w:val="0"/>
        <w:rPr/>
      </w:pPr>
      <w:r w:rsidDel="00000000" w:rsidR="00000000" w:rsidRPr="00000000">
        <w:rPr>
          <w:rtl w:val="0"/>
        </w:rPr>
        <w:tab/>
        <w:tab/>
        <w:t xml:space="preserve">break;</w:t>
      </w:r>
    </w:p>
    <w:p w:rsidR="00000000" w:rsidDel="00000000" w:rsidP="00000000" w:rsidRDefault="00000000" w:rsidRPr="00000000" w14:paraId="0000013E">
      <w:pPr>
        <w:pageBreakBefore w:val="0"/>
        <w:rPr/>
      </w:pPr>
      <w:r w:rsidDel="00000000" w:rsidR="00000000" w:rsidRPr="00000000">
        <w:rPr>
          <w:rtl w:val="0"/>
        </w:rPr>
        <w:tab/>
        <w:tab/>
        <w:t xml:space="preserve">case 0:</w:t>
      </w:r>
    </w:p>
    <w:p w:rsidR="00000000" w:rsidDel="00000000" w:rsidP="00000000" w:rsidRDefault="00000000" w:rsidRPr="00000000" w14:paraId="0000013F">
      <w:pPr>
        <w:pageBreakBefore w:val="0"/>
        <w:rPr/>
      </w:pPr>
      <w:r w:rsidDel="00000000" w:rsidR="00000000" w:rsidRPr="00000000">
        <w:rPr>
          <w:rtl w:val="0"/>
        </w:rPr>
        <w:tab/>
        <w:tab/>
        <w:t xml:space="preserve">printf("Moi nhap thoi gian ket thuc :\n");</w:t>
      </w:r>
    </w:p>
    <w:p w:rsidR="00000000" w:rsidDel="00000000" w:rsidP="00000000" w:rsidRDefault="00000000" w:rsidRPr="00000000" w14:paraId="00000140">
      <w:pPr>
        <w:pageBreakBefore w:val="0"/>
        <w:rPr/>
      </w:pPr>
      <w:r w:rsidDel="00000000" w:rsidR="00000000" w:rsidRPr="00000000">
        <w:rPr>
          <w:rtl w:val="0"/>
        </w:rPr>
        <w:tab/>
        <w:t xml:space="preserve">   </w:t>
        <w:tab/>
        <w:t xml:space="preserve">scanf("%d %d",&amp;K[stop-1].endTime.hour,&amp;K[stop-1].endTime.minute);</w:t>
      </w:r>
    </w:p>
    <w:p w:rsidR="00000000" w:rsidDel="00000000" w:rsidP="00000000" w:rsidRDefault="00000000" w:rsidRPr="00000000" w14:paraId="00000141">
      <w:pPr>
        <w:pageBreakBefore w:val="0"/>
        <w:rPr/>
      </w:pPr>
      <w:r w:rsidDel="00000000" w:rsidR="00000000" w:rsidRPr="00000000">
        <w:rPr>
          <w:rtl w:val="0"/>
        </w:rPr>
        <w:tab/>
        <w:t xml:space="preserve">   </w:t>
        <w:tab/>
        <w:t xml:space="preserve">while(invalidTime(K[stop-1].endTime)==1)</w:t>
      </w:r>
    </w:p>
    <w:p w:rsidR="00000000" w:rsidDel="00000000" w:rsidP="00000000" w:rsidRDefault="00000000" w:rsidRPr="00000000" w14:paraId="00000142">
      <w:pPr>
        <w:pageBreakBefore w:val="0"/>
        <w:rPr/>
      </w:pPr>
      <w:r w:rsidDel="00000000" w:rsidR="00000000" w:rsidRPr="00000000">
        <w:rPr>
          <w:rtl w:val="0"/>
        </w:rPr>
        <w:tab/>
        <w:tab/>
        <w:t xml:space="preserve">{</w:t>
      </w:r>
    </w:p>
    <w:p w:rsidR="00000000" w:rsidDel="00000000" w:rsidP="00000000" w:rsidRDefault="00000000" w:rsidRPr="00000000" w14:paraId="00000143">
      <w:pPr>
        <w:pageBreakBefore w:val="0"/>
        <w:rPr/>
      </w:pPr>
      <w:r w:rsidDel="00000000" w:rsidR="00000000" w:rsidRPr="00000000">
        <w:rPr>
          <w:rtl w:val="0"/>
        </w:rPr>
        <w:tab/>
        <w:tab/>
        <w:tab/>
        <w:t xml:space="preserve">printf("Moi nhap lai thoi gian ket thuc gio:phut\n");</w:t>
      </w:r>
    </w:p>
    <w:p w:rsidR="00000000" w:rsidDel="00000000" w:rsidP="00000000" w:rsidRDefault="00000000" w:rsidRPr="00000000" w14:paraId="00000144">
      <w:pPr>
        <w:pageBreakBefore w:val="0"/>
        <w:rPr/>
      </w:pPr>
      <w:r w:rsidDel="00000000" w:rsidR="00000000" w:rsidRPr="00000000">
        <w:rPr>
          <w:rtl w:val="0"/>
        </w:rPr>
        <w:tab/>
        <w:tab/>
        <w:t xml:space="preserve">    scanf("%d %d",&amp;K[stop-1].endTime.hour,&amp;K[stop-1].endTime.minute);</w:t>
      </w:r>
    </w:p>
    <w:p w:rsidR="00000000" w:rsidDel="00000000" w:rsidP="00000000" w:rsidRDefault="00000000" w:rsidRPr="00000000" w14:paraId="00000145">
      <w:pPr>
        <w:pageBreakBefore w:val="0"/>
        <w:rPr/>
      </w:pPr>
      <w:r w:rsidDel="00000000" w:rsidR="00000000" w:rsidRPr="00000000">
        <w:rPr>
          <w:rtl w:val="0"/>
        </w:rPr>
        <w:tab/>
        <w:tab/>
        <w:t xml:space="preserve">}</w:t>
      </w:r>
    </w:p>
    <w:p w:rsidR="00000000" w:rsidDel="00000000" w:rsidP="00000000" w:rsidRDefault="00000000" w:rsidRPr="00000000" w14:paraId="00000146">
      <w:pPr>
        <w:pageBreakBefore w:val="0"/>
        <w:rPr/>
      </w:pPr>
      <w:r w:rsidDel="00000000" w:rsidR="00000000" w:rsidRPr="00000000">
        <w:rPr>
          <w:rtl w:val="0"/>
        </w:rPr>
        <w:tab/>
        <w:tab/>
        <w:t xml:space="preserve">while(timeCompare(K[stop-1].endTime,K[stop-1].beginTime)&lt;0)</w:t>
      </w:r>
    </w:p>
    <w:p w:rsidR="00000000" w:rsidDel="00000000" w:rsidP="00000000" w:rsidRDefault="00000000" w:rsidRPr="00000000" w14:paraId="00000147">
      <w:pPr>
        <w:pageBreakBefore w:val="0"/>
        <w:rPr/>
      </w:pPr>
      <w:r w:rsidDel="00000000" w:rsidR="00000000" w:rsidRPr="00000000">
        <w:rPr>
          <w:rtl w:val="0"/>
        </w:rPr>
        <w:tab/>
        <w:tab/>
        <w:t xml:space="preserve">{</w:t>
      </w:r>
    </w:p>
    <w:p w:rsidR="00000000" w:rsidDel="00000000" w:rsidP="00000000" w:rsidRDefault="00000000" w:rsidRPr="00000000" w14:paraId="00000148">
      <w:pPr>
        <w:pageBreakBefore w:val="0"/>
        <w:rPr/>
      </w:pPr>
      <w:r w:rsidDel="00000000" w:rsidR="00000000" w:rsidRPr="00000000">
        <w:rPr>
          <w:rtl w:val="0"/>
        </w:rPr>
        <w:tab/>
        <w:tab/>
        <w:tab/>
        <w:t xml:space="preserve">printf("Moi nhap lai thoi gian ket thuc gio:phut\n");</w:t>
      </w:r>
    </w:p>
    <w:p w:rsidR="00000000" w:rsidDel="00000000" w:rsidP="00000000" w:rsidRDefault="00000000" w:rsidRPr="00000000" w14:paraId="00000149">
      <w:pPr>
        <w:pageBreakBefore w:val="0"/>
        <w:rPr/>
      </w:pPr>
      <w:r w:rsidDel="00000000" w:rsidR="00000000" w:rsidRPr="00000000">
        <w:rPr>
          <w:rtl w:val="0"/>
        </w:rPr>
        <w:tab/>
        <w:tab/>
        <w:t xml:space="preserve">    scanf("%d %d",&amp;K[stop-1].endTime.hour,&amp;K[stop-1].endTime.minute);</w:t>
      </w:r>
    </w:p>
    <w:p w:rsidR="00000000" w:rsidDel="00000000" w:rsidP="00000000" w:rsidRDefault="00000000" w:rsidRPr="00000000" w14:paraId="0000014A">
      <w:pPr>
        <w:pageBreakBefore w:val="0"/>
        <w:rPr/>
      </w:pPr>
      <w:r w:rsidDel="00000000" w:rsidR="00000000" w:rsidRPr="00000000">
        <w:rPr>
          <w:rtl w:val="0"/>
        </w:rPr>
        <w:tab/>
        <w:tab/>
        <w:t xml:space="preserve">}</w:t>
      </w:r>
    </w:p>
    <w:p w:rsidR="00000000" w:rsidDel="00000000" w:rsidP="00000000" w:rsidRDefault="00000000" w:rsidRPr="00000000" w14:paraId="0000014B">
      <w:pPr>
        <w:pageBreakBefore w:val="0"/>
        <w:rPr/>
      </w:pPr>
      <w:r w:rsidDel="00000000" w:rsidR="00000000" w:rsidRPr="00000000">
        <w:rPr>
          <w:rtl w:val="0"/>
        </w:rPr>
        <w:tab/>
        <w:tab/>
        <w:t xml:space="preserve">K[stop-1].free=1;</w:t>
      </w:r>
    </w:p>
    <w:p w:rsidR="00000000" w:rsidDel="00000000" w:rsidP="00000000" w:rsidRDefault="00000000" w:rsidRPr="00000000" w14:paraId="0000014C">
      <w:pPr>
        <w:pageBreakBefore w:val="0"/>
        <w:rPr/>
      </w:pPr>
      <w:r w:rsidDel="00000000" w:rsidR="00000000" w:rsidRPr="00000000">
        <w:rPr>
          <w:rtl w:val="0"/>
        </w:rPr>
        <w:tab/>
        <w:tab/>
        <w:t xml:space="preserve">printf("HOA DON THANH TOAN\n");</w:t>
      </w:r>
    </w:p>
    <w:p w:rsidR="00000000" w:rsidDel="00000000" w:rsidP="00000000" w:rsidRDefault="00000000" w:rsidRPr="00000000" w14:paraId="0000014D">
      <w:pPr>
        <w:pageBreakBefore w:val="0"/>
        <w:rPr/>
      </w:pPr>
      <w:r w:rsidDel="00000000" w:rsidR="00000000" w:rsidRPr="00000000">
        <w:rPr>
          <w:rtl w:val="0"/>
        </w:rPr>
        <w:tab/>
        <w:tab/>
        <w:t xml:space="preserve">printf("Thoi gian bat dau: %d:%d\n",K[stop-1].beginTime.hour,K[stop-1].beginTime.minute);</w:t>
      </w:r>
    </w:p>
    <w:p w:rsidR="00000000" w:rsidDel="00000000" w:rsidP="00000000" w:rsidRDefault="00000000" w:rsidRPr="00000000" w14:paraId="0000014E">
      <w:pPr>
        <w:pageBreakBefore w:val="0"/>
        <w:rPr/>
      </w:pPr>
      <w:r w:rsidDel="00000000" w:rsidR="00000000" w:rsidRPr="00000000">
        <w:rPr>
          <w:rtl w:val="0"/>
        </w:rPr>
        <w:tab/>
        <w:tab/>
        <w:t xml:space="preserve">printf("Thoi gian ket thuc: %d:%d\n",K[stop-1].endTime.hour,K[stop-1].endTime.minute);</w:t>
      </w:r>
    </w:p>
    <w:p w:rsidR="00000000" w:rsidDel="00000000" w:rsidP="00000000" w:rsidRDefault="00000000" w:rsidRPr="00000000" w14:paraId="0000014F">
      <w:pPr>
        <w:pageBreakBefore w:val="0"/>
        <w:rPr/>
      </w:pPr>
      <w:r w:rsidDel="00000000" w:rsidR="00000000" w:rsidRPr="00000000">
        <w:rPr>
          <w:rtl w:val="0"/>
        </w:rPr>
        <w:tab/>
        <w:tab/>
        <w:t xml:space="preserve">printf(" So phut su dung la : %d\n",abs(K[stop-1].endTime.minute-K[stop-1].beginTime.minute)+(K[stop-1].endTime.hour-K[stop-1].beginTime.hour)*60);</w:t>
      </w:r>
    </w:p>
    <w:p w:rsidR="00000000" w:rsidDel="00000000" w:rsidP="00000000" w:rsidRDefault="00000000" w:rsidRPr="00000000" w14:paraId="00000150">
      <w:pPr>
        <w:pageBreakBefore w:val="0"/>
        <w:rPr/>
      </w:pPr>
      <w:r w:rsidDel="00000000" w:rsidR="00000000" w:rsidRPr="00000000">
        <w:rPr>
          <w:rtl w:val="0"/>
        </w:rPr>
        <w:tab/>
        <w:tab/>
        <w:t xml:space="preserve">printf("So tien phai tra la : %ld\n",100*(abs(K[stop-1].endTime.minute-K[stop-1].beginTime.minute)+(K[stop-1].endTime.hour-K[stop-1].beginTime.hour)*60));</w:t>
      </w:r>
    </w:p>
    <w:p w:rsidR="00000000" w:rsidDel="00000000" w:rsidP="00000000" w:rsidRDefault="00000000" w:rsidRPr="00000000" w14:paraId="00000151">
      <w:pPr>
        <w:pageBreakBefore w:val="0"/>
        <w:rPr/>
      </w:pPr>
      <w:r w:rsidDel="00000000" w:rsidR="00000000" w:rsidRPr="00000000">
        <w:rPr>
          <w:rtl w:val="0"/>
        </w:rPr>
        <w:tab/>
        <w:tab/>
        <w:t xml:space="preserve">K[stop-1].time_used+=abs(K[stop-1].endTime.minute-K[stop-1].beginTime.minute)+(K[stop-1].endTime.hour-K[stop-1].beginTime.hour)*60;</w:t>
      </w:r>
    </w:p>
    <w:p w:rsidR="00000000" w:rsidDel="00000000" w:rsidP="00000000" w:rsidRDefault="00000000" w:rsidRPr="00000000" w14:paraId="00000152">
      <w:pPr>
        <w:pageBreakBefore w:val="0"/>
        <w:rPr/>
      </w:pPr>
      <w:r w:rsidDel="00000000" w:rsidR="00000000" w:rsidRPr="00000000">
        <w:rPr>
          <w:rtl w:val="0"/>
        </w:rPr>
        <w:tab/>
        <w:tab/>
        <w:t xml:space="preserve">K[stop-1].fee+=K[stop-1].time_used*100;</w:t>
      </w:r>
    </w:p>
    <w:p w:rsidR="00000000" w:rsidDel="00000000" w:rsidP="00000000" w:rsidRDefault="00000000" w:rsidRPr="00000000" w14:paraId="00000153">
      <w:pPr>
        <w:pageBreakBefore w:val="0"/>
        <w:rPr/>
      </w:pPr>
      <w:r w:rsidDel="00000000" w:rsidR="00000000" w:rsidRPr="00000000">
        <w:rPr>
          <w:rtl w:val="0"/>
        </w:rPr>
        <w:tab/>
        <w:tab/>
        <w:t xml:space="preserve">break;</w:t>
      </w:r>
    </w:p>
    <w:p w:rsidR="00000000" w:rsidDel="00000000" w:rsidP="00000000" w:rsidRDefault="00000000" w:rsidRPr="00000000" w14:paraId="00000154">
      <w:pPr>
        <w:pageBreakBefore w:val="0"/>
        <w:rPr/>
      </w:pPr>
      <w:r w:rsidDel="00000000" w:rsidR="00000000" w:rsidRPr="00000000">
        <w:rPr>
          <w:rtl w:val="0"/>
        </w:rPr>
        <w:tab/>
        <w:t xml:space="preserve">}</w:t>
      </w:r>
    </w:p>
    <w:p w:rsidR="00000000" w:rsidDel="00000000" w:rsidP="00000000" w:rsidRDefault="00000000" w:rsidRPr="00000000" w14:paraId="00000155">
      <w:pPr>
        <w:pageBreakBefore w:val="0"/>
        <w:rPr/>
      </w:pPr>
      <w:r w:rsidDel="00000000" w:rsidR="00000000" w:rsidRPr="00000000">
        <w:rPr>
          <w:rtl w:val="0"/>
        </w:rPr>
        <w:t xml:space="preserve">}</w:t>
      </w:r>
    </w:p>
    <w:p w:rsidR="00000000" w:rsidDel="00000000" w:rsidP="00000000" w:rsidRDefault="00000000" w:rsidRPr="00000000" w14:paraId="00000156">
      <w:pPr>
        <w:pageBreakBefore w:val="0"/>
        <w:rPr/>
      </w:pPr>
      <w:r w:rsidDel="00000000" w:rsidR="00000000" w:rsidRPr="00000000">
        <w:rPr>
          <w:rtl w:val="0"/>
        </w:rPr>
        <w:t xml:space="preserve">void chuyenmay(computer *K, int n)</w:t>
      </w:r>
    </w:p>
    <w:p w:rsidR="00000000" w:rsidDel="00000000" w:rsidP="00000000" w:rsidRDefault="00000000" w:rsidRPr="00000000" w14:paraId="00000157">
      <w:pPr>
        <w:pageBreakBefore w:val="0"/>
        <w:rPr/>
      </w:pPr>
      <w:r w:rsidDel="00000000" w:rsidR="00000000" w:rsidRPr="00000000">
        <w:rPr>
          <w:rtl w:val="0"/>
        </w:rPr>
        <w:t xml:space="preserve">{</w:t>
      </w:r>
    </w:p>
    <w:p w:rsidR="00000000" w:rsidDel="00000000" w:rsidP="00000000" w:rsidRDefault="00000000" w:rsidRPr="00000000" w14:paraId="00000158">
      <w:pPr>
        <w:pageBreakBefore w:val="0"/>
        <w:rPr/>
      </w:pPr>
      <w:r w:rsidDel="00000000" w:rsidR="00000000" w:rsidRPr="00000000">
        <w:rPr>
          <w:rtl w:val="0"/>
        </w:rPr>
        <w:tab/>
        <w:t xml:space="preserve">int now,then;</w:t>
      </w:r>
    </w:p>
    <w:p w:rsidR="00000000" w:rsidDel="00000000" w:rsidP="00000000" w:rsidRDefault="00000000" w:rsidRPr="00000000" w14:paraId="00000159">
      <w:pPr>
        <w:pageBreakBefore w:val="0"/>
        <w:rPr/>
      </w:pPr>
      <w:r w:rsidDel="00000000" w:rsidR="00000000" w:rsidRPr="00000000">
        <w:rPr>
          <w:rtl w:val="0"/>
        </w:rPr>
        <w:tab/>
        <w:t xml:space="preserve">computer a;</w:t>
      </w:r>
    </w:p>
    <w:p w:rsidR="00000000" w:rsidDel="00000000" w:rsidP="00000000" w:rsidRDefault="00000000" w:rsidRPr="00000000" w14:paraId="0000015A">
      <w:pPr>
        <w:pageBreakBefore w:val="0"/>
        <w:rPr/>
      </w:pPr>
      <w:r w:rsidDel="00000000" w:rsidR="00000000" w:rsidRPr="00000000">
        <w:rPr>
          <w:rtl w:val="0"/>
        </w:rPr>
        <w:tab/>
        <w:t xml:space="preserve">printf("Nhap may ban dang su dung :\n");</w:t>
      </w:r>
    </w:p>
    <w:p w:rsidR="00000000" w:rsidDel="00000000" w:rsidP="00000000" w:rsidRDefault="00000000" w:rsidRPr="00000000" w14:paraId="0000015B">
      <w:pPr>
        <w:pageBreakBefore w:val="0"/>
        <w:rPr/>
      </w:pPr>
      <w:r w:rsidDel="00000000" w:rsidR="00000000" w:rsidRPr="00000000">
        <w:rPr>
          <w:rtl w:val="0"/>
        </w:rPr>
        <w:tab/>
        <w:t xml:space="preserve">scanf("%d",&amp;now);</w:t>
      </w:r>
    </w:p>
    <w:p w:rsidR="00000000" w:rsidDel="00000000" w:rsidP="00000000" w:rsidRDefault="00000000" w:rsidRPr="00000000" w14:paraId="0000015C">
      <w:pPr>
        <w:pageBreakBefore w:val="0"/>
        <w:rPr/>
      </w:pPr>
      <w:r w:rsidDel="00000000" w:rsidR="00000000" w:rsidRPr="00000000">
        <w:rPr>
          <w:rtl w:val="0"/>
        </w:rPr>
        <w:tab/>
        <w:t xml:space="preserve">while(K[now-1].free==1||now&lt;1||now&gt;10)</w:t>
      </w:r>
    </w:p>
    <w:p w:rsidR="00000000" w:rsidDel="00000000" w:rsidP="00000000" w:rsidRDefault="00000000" w:rsidRPr="00000000" w14:paraId="0000015D">
      <w:pPr>
        <w:pageBreakBefore w:val="0"/>
        <w:rPr/>
      </w:pPr>
      <w:r w:rsidDel="00000000" w:rsidR="00000000" w:rsidRPr="00000000">
        <w:rPr>
          <w:rtl w:val="0"/>
        </w:rPr>
        <w:tab/>
        <w:t xml:space="preserve">{</w:t>
      </w:r>
    </w:p>
    <w:p w:rsidR="00000000" w:rsidDel="00000000" w:rsidP="00000000" w:rsidRDefault="00000000" w:rsidRPr="00000000" w14:paraId="0000015E">
      <w:pPr>
        <w:pageBreakBefore w:val="0"/>
        <w:rPr/>
      </w:pPr>
      <w:r w:rsidDel="00000000" w:rsidR="00000000" w:rsidRPr="00000000">
        <w:rPr>
          <w:rtl w:val="0"/>
        </w:rPr>
        <w:tab/>
        <w:t xml:space="preserve">printf("Nhap lai may ban dang su dung :\n");</w:t>
      </w:r>
    </w:p>
    <w:p w:rsidR="00000000" w:rsidDel="00000000" w:rsidP="00000000" w:rsidRDefault="00000000" w:rsidRPr="00000000" w14:paraId="0000015F">
      <w:pPr>
        <w:pageBreakBefore w:val="0"/>
        <w:rPr/>
      </w:pPr>
      <w:r w:rsidDel="00000000" w:rsidR="00000000" w:rsidRPr="00000000">
        <w:rPr>
          <w:rtl w:val="0"/>
        </w:rPr>
        <w:tab/>
        <w:t xml:space="preserve">scanf("%d",&amp;now);</w:t>
      </w:r>
    </w:p>
    <w:p w:rsidR="00000000" w:rsidDel="00000000" w:rsidP="00000000" w:rsidRDefault="00000000" w:rsidRPr="00000000" w14:paraId="00000160">
      <w:pPr>
        <w:pageBreakBefore w:val="0"/>
        <w:rPr/>
      </w:pPr>
      <w:r w:rsidDel="00000000" w:rsidR="00000000" w:rsidRPr="00000000">
        <w:rPr>
          <w:rtl w:val="0"/>
        </w:rPr>
        <w:tab/>
        <w:t xml:space="preserve">}</w:t>
      </w:r>
    </w:p>
    <w:p w:rsidR="00000000" w:rsidDel="00000000" w:rsidP="00000000" w:rsidRDefault="00000000" w:rsidRPr="00000000" w14:paraId="00000161">
      <w:pPr>
        <w:pageBreakBefore w:val="0"/>
        <w:rPr/>
      </w:pPr>
      <w:r w:rsidDel="00000000" w:rsidR="00000000" w:rsidRPr="00000000">
        <w:rPr>
          <w:rtl w:val="0"/>
        </w:rPr>
        <w:tab/>
        <w:t xml:space="preserve">printf("Nhap may ban muon chuyen den :\n");</w:t>
      </w:r>
    </w:p>
    <w:p w:rsidR="00000000" w:rsidDel="00000000" w:rsidP="00000000" w:rsidRDefault="00000000" w:rsidRPr="00000000" w14:paraId="00000162">
      <w:pPr>
        <w:pageBreakBefore w:val="0"/>
        <w:rPr/>
      </w:pPr>
      <w:r w:rsidDel="00000000" w:rsidR="00000000" w:rsidRPr="00000000">
        <w:rPr>
          <w:rtl w:val="0"/>
        </w:rPr>
        <w:tab/>
        <w:t xml:space="preserve">scanf("%d",&amp;then);</w:t>
      </w:r>
    </w:p>
    <w:p w:rsidR="00000000" w:rsidDel="00000000" w:rsidP="00000000" w:rsidRDefault="00000000" w:rsidRPr="00000000" w14:paraId="00000163">
      <w:pPr>
        <w:pageBreakBefore w:val="0"/>
        <w:rPr/>
      </w:pPr>
      <w:r w:rsidDel="00000000" w:rsidR="00000000" w:rsidRPr="00000000">
        <w:rPr>
          <w:rtl w:val="0"/>
        </w:rPr>
        <w:tab/>
        <w:t xml:space="preserve">while(K[then-1].free==0||then&lt;1||then&gt;10||then ==now)</w:t>
      </w:r>
    </w:p>
    <w:p w:rsidR="00000000" w:rsidDel="00000000" w:rsidP="00000000" w:rsidRDefault="00000000" w:rsidRPr="00000000" w14:paraId="00000164">
      <w:pPr>
        <w:pageBreakBefore w:val="0"/>
        <w:rPr/>
      </w:pPr>
      <w:r w:rsidDel="00000000" w:rsidR="00000000" w:rsidRPr="00000000">
        <w:rPr>
          <w:rtl w:val="0"/>
        </w:rPr>
        <w:tab/>
        <w:t xml:space="preserve">{</w:t>
      </w:r>
    </w:p>
    <w:p w:rsidR="00000000" w:rsidDel="00000000" w:rsidP="00000000" w:rsidRDefault="00000000" w:rsidRPr="00000000" w14:paraId="00000165">
      <w:pPr>
        <w:pageBreakBefore w:val="0"/>
        <w:rPr/>
      </w:pPr>
      <w:r w:rsidDel="00000000" w:rsidR="00000000" w:rsidRPr="00000000">
        <w:rPr>
          <w:rtl w:val="0"/>
        </w:rPr>
        <w:tab/>
        <w:t xml:space="preserve">printf("KO hop le! Moi nhap lai may ban muon chuyen den :\n");</w:t>
      </w:r>
    </w:p>
    <w:p w:rsidR="00000000" w:rsidDel="00000000" w:rsidP="00000000" w:rsidRDefault="00000000" w:rsidRPr="00000000" w14:paraId="00000166">
      <w:pPr>
        <w:pageBreakBefore w:val="0"/>
        <w:rPr/>
      </w:pPr>
      <w:r w:rsidDel="00000000" w:rsidR="00000000" w:rsidRPr="00000000">
        <w:rPr>
          <w:rtl w:val="0"/>
        </w:rPr>
        <w:tab/>
        <w:t xml:space="preserve">scanf("%d",&amp;then);</w:t>
      </w:r>
    </w:p>
    <w:p w:rsidR="00000000" w:rsidDel="00000000" w:rsidP="00000000" w:rsidRDefault="00000000" w:rsidRPr="00000000" w14:paraId="00000167">
      <w:pPr>
        <w:pageBreakBefore w:val="0"/>
        <w:rPr/>
      </w:pPr>
      <w:r w:rsidDel="00000000" w:rsidR="00000000" w:rsidRPr="00000000">
        <w:rPr>
          <w:rtl w:val="0"/>
        </w:rPr>
        <w:tab/>
        <w:t xml:space="preserve">}</w:t>
      </w:r>
    </w:p>
    <w:p w:rsidR="00000000" w:rsidDel="00000000" w:rsidP="00000000" w:rsidRDefault="00000000" w:rsidRPr="00000000" w14:paraId="00000168">
      <w:pPr>
        <w:pageBreakBefore w:val="0"/>
        <w:rPr/>
      </w:pPr>
      <w:r w:rsidDel="00000000" w:rsidR="00000000" w:rsidRPr="00000000">
        <w:rPr>
          <w:rtl w:val="0"/>
        </w:rPr>
        <w:tab/>
        <w:t xml:space="preserve">a.beginTime=K[then-1].beginTime;</w:t>
      </w:r>
    </w:p>
    <w:p w:rsidR="00000000" w:rsidDel="00000000" w:rsidP="00000000" w:rsidRDefault="00000000" w:rsidRPr="00000000" w14:paraId="00000169">
      <w:pPr>
        <w:pageBreakBefore w:val="0"/>
        <w:rPr/>
      </w:pPr>
      <w:r w:rsidDel="00000000" w:rsidR="00000000" w:rsidRPr="00000000">
        <w:rPr>
          <w:rtl w:val="0"/>
        </w:rPr>
        <w:tab/>
        <w:t xml:space="preserve">K[then-1].beginTime=K[now-1].beginTime;</w:t>
      </w:r>
    </w:p>
    <w:p w:rsidR="00000000" w:rsidDel="00000000" w:rsidP="00000000" w:rsidRDefault="00000000" w:rsidRPr="00000000" w14:paraId="0000016A">
      <w:pPr>
        <w:pageBreakBefore w:val="0"/>
        <w:rPr/>
      </w:pPr>
      <w:r w:rsidDel="00000000" w:rsidR="00000000" w:rsidRPr="00000000">
        <w:rPr>
          <w:rtl w:val="0"/>
        </w:rPr>
        <w:tab/>
        <w:t xml:space="preserve">K[now-1].beginTime.hour=0;</w:t>
      </w:r>
    </w:p>
    <w:p w:rsidR="00000000" w:rsidDel="00000000" w:rsidP="00000000" w:rsidRDefault="00000000" w:rsidRPr="00000000" w14:paraId="0000016B">
      <w:pPr>
        <w:pageBreakBefore w:val="0"/>
        <w:rPr/>
      </w:pPr>
      <w:r w:rsidDel="00000000" w:rsidR="00000000" w:rsidRPr="00000000">
        <w:rPr>
          <w:rtl w:val="0"/>
        </w:rPr>
        <w:tab/>
        <w:t xml:space="preserve">K[now-1].beginTime.minute=0;</w:t>
      </w:r>
    </w:p>
    <w:p w:rsidR="00000000" w:rsidDel="00000000" w:rsidP="00000000" w:rsidRDefault="00000000" w:rsidRPr="00000000" w14:paraId="0000016C">
      <w:pPr>
        <w:pageBreakBefore w:val="0"/>
        <w:rPr/>
      </w:pPr>
      <w:r w:rsidDel="00000000" w:rsidR="00000000" w:rsidRPr="00000000">
        <w:rPr>
          <w:rtl w:val="0"/>
        </w:rPr>
        <w:tab/>
        <w:t xml:space="preserve">a.free=K[then-1].free;</w:t>
      </w:r>
    </w:p>
    <w:p w:rsidR="00000000" w:rsidDel="00000000" w:rsidP="00000000" w:rsidRDefault="00000000" w:rsidRPr="00000000" w14:paraId="0000016D">
      <w:pPr>
        <w:pageBreakBefore w:val="0"/>
        <w:rPr/>
      </w:pPr>
      <w:r w:rsidDel="00000000" w:rsidR="00000000" w:rsidRPr="00000000">
        <w:rPr>
          <w:rtl w:val="0"/>
        </w:rPr>
        <w:tab/>
        <w:t xml:space="preserve">K[then-1].free=K[now-1].free;</w:t>
      </w:r>
    </w:p>
    <w:p w:rsidR="00000000" w:rsidDel="00000000" w:rsidP="00000000" w:rsidRDefault="00000000" w:rsidRPr="00000000" w14:paraId="0000016E">
      <w:pPr>
        <w:pageBreakBefore w:val="0"/>
        <w:rPr/>
      </w:pPr>
      <w:r w:rsidDel="00000000" w:rsidR="00000000" w:rsidRPr="00000000">
        <w:rPr>
          <w:rtl w:val="0"/>
        </w:rPr>
        <w:tab/>
        <w:t xml:space="preserve">K[now-1].free=a.free;</w:t>
      </w:r>
    </w:p>
    <w:p w:rsidR="00000000" w:rsidDel="00000000" w:rsidP="00000000" w:rsidRDefault="00000000" w:rsidRPr="00000000" w14:paraId="0000016F">
      <w:pPr>
        <w:pageBreakBefore w:val="0"/>
        <w:rPr/>
      </w:pPr>
      <w:r w:rsidDel="00000000" w:rsidR="00000000" w:rsidRPr="00000000">
        <w:rPr>
          <w:rtl w:val="0"/>
        </w:rPr>
        <w:t xml:space="preserve">}</w:t>
      </w:r>
    </w:p>
    <w:p w:rsidR="00000000" w:rsidDel="00000000" w:rsidP="00000000" w:rsidRDefault="00000000" w:rsidRPr="00000000" w14:paraId="00000170">
      <w:pPr>
        <w:pageBreakBefore w:val="0"/>
        <w:rPr/>
      </w:pPr>
      <w:r w:rsidDel="00000000" w:rsidR="00000000" w:rsidRPr="00000000">
        <w:rPr>
          <w:rtl w:val="0"/>
        </w:rPr>
        <w:t xml:space="preserve">void trangthai(computer *K, int n)</w:t>
      </w:r>
    </w:p>
    <w:p w:rsidR="00000000" w:rsidDel="00000000" w:rsidP="00000000" w:rsidRDefault="00000000" w:rsidRPr="00000000" w14:paraId="00000171">
      <w:pPr>
        <w:pageBreakBefore w:val="0"/>
        <w:rPr/>
      </w:pPr>
      <w:r w:rsidDel="00000000" w:rsidR="00000000" w:rsidRPr="00000000">
        <w:rPr>
          <w:rtl w:val="0"/>
        </w:rPr>
        <w:t xml:space="preserve">{</w:t>
      </w:r>
    </w:p>
    <w:p w:rsidR="00000000" w:rsidDel="00000000" w:rsidP="00000000" w:rsidRDefault="00000000" w:rsidRPr="00000000" w14:paraId="00000172">
      <w:pPr>
        <w:pageBreakBefore w:val="0"/>
        <w:rPr/>
      </w:pPr>
      <w:r w:rsidDel="00000000" w:rsidR="00000000" w:rsidRPr="00000000">
        <w:rPr>
          <w:rtl w:val="0"/>
        </w:rPr>
        <w:tab/>
        <w:t xml:space="preserve">int i;</w:t>
      </w:r>
    </w:p>
    <w:p w:rsidR="00000000" w:rsidDel="00000000" w:rsidP="00000000" w:rsidRDefault="00000000" w:rsidRPr="00000000" w14:paraId="00000173">
      <w:pPr>
        <w:pageBreakBefore w:val="0"/>
        <w:rPr/>
      </w:pPr>
      <w:r w:rsidDel="00000000" w:rsidR="00000000" w:rsidRPr="00000000">
        <w:rPr>
          <w:rtl w:val="0"/>
        </w:rPr>
        <w:tab/>
        <w:t xml:space="preserve">printf("%-3s %-5s\t%-5s\t%-5s\t%-10s\t%-10s\n","STT","status","begin","end","fee","time_used");</w:t>
      </w:r>
    </w:p>
    <w:p w:rsidR="00000000" w:rsidDel="00000000" w:rsidP="00000000" w:rsidRDefault="00000000" w:rsidRPr="00000000" w14:paraId="00000174">
      <w:pPr>
        <w:pageBreakBefore w:val="0"/>
        <w:rPr/>
      </w:pPr>
      <w:r w:rsidDel="00000000" w:rsidR="00000000" w:rsidRPr="00000000">
        <w:rPr>
          <w:rtl w:val="0"/>
        </w:rPr>
        <w:tab/>
        <w:t xml:space="preserve">for(i=0;i&lt;10;i++)</w:t>
      </w:r>
    </w:p>
    <w:p w:rsidR="00000000" w:rsidDel="00000000" w:rsidP="00000000" w:rsidRDefault="00000000" w:rsidRPr="00000000" w14:paraId="00000175">
      <w:pPr>
        <w:pageBreakBefore w:val="0"/>
        <w:rPr/>
      </w:pPr>
      <w:r w:rsidDel="00000000" w:rsidR="00000000" w:rsidRPr="00000000">
        <w:rPr>
          <w:rtl w:val="0"/>
        </w:rPr>
        <w:t xml:space="preserve">    {</w:t>
      </w:r>
    </w:p>
    <w:p w:rsidR="00000000" w:rsidDel="00000000" w:rsidP="00000000" w:rsidRDefault="00000000" w:rsidRPr="00000000" w14:paraId="00000176">
      <w:pPr>
        <w:pageBreakBefore w:val="0"/>
        <w:rPr/>
      </w:pPr>
      <w:r w:rsidDel="00000000" w:rsidR="00000000" w:rsidRPr="00000000">
        <w:rPr>
          <w:rtl w:val="0"/>
        </w:rPr>
        <w:t xml:space="preserve">        if(K[i].free==1)</w:t>
      </w:r>
    </w:p>
    <w:p w:rsidR="00000000" w:rsidDel="00000000" w:rsidP="00000000" w:rsidRDefault="00000000" w:rsidRPr="00000000" w14:paraId="00000177">
      <w:pPr>
        <w:pageBreakBefore w:val="0"/>
        <w:rPr/>
      </w:pPr>
      <w:r w:rsidDel="00000000" w:rsidR="00000000" w:rsidRPr="00000000">
        <w:rPr>
          <w:rtl w:val="0"/>
        </w:rPr>
        <w:t xml:space="preserve">    </w:t>
        <w:tab/>
        <w:t xml:space="preserve">printf("%-3d %-5s\t%-2d:%-2d\t%-2d:%-2d\t%-10ld\t%-10d\n",K[i].number,"Free",K[i].beginTime.hour,K[i].beginTime.minute,K[i].endTime.hour,K[i].endTime.minute,K[i].fee,K[i].time_used);</w:t>
      </w:r>
    </w:p>
    <w:p w:rsidR="00000000" w:rsidDel="00000000" w:rsidP="00000000" w:rsidRDefault="00000000" w:rsidRPr="00000000" w14:paraId="00000178">
      <w:pPr>
        <w:pageBreakBefore w:val="0"/>
        <w:rPr/>
      </w:pPr>
      <w:r w:rsidDel="00000000" w:rsidR="00000000" w:rsidRPr="00000000">
        <w:rPr>
          <w:rtl w:val="0"/>
        </w:rPr>
        <w:t xml:space="preserve">    </w:t>
        <w:tab/>
        <w:t xml:space="preserve">else </w:t>
      </w:r>
    </w:p>
    <w:p w:rsidR="00000000" w:rsidDel="00000000" w:rsidP="00000000" w:rsidRDefault="00000000" w:rsidRPr="00000000" w14:paraId="00000179">
      <w:pPr>
        <w:pageBreakBefore w:val="0"/>
        <w:rPr/>
      </w:pPr>
      <w:r w:rsidDel="00000000" w:rsidR="00000000" w:rsidRPr="00000000">
        <w:rPr>
          <w:rtl w:val="0"/>
        </w:rPr>
        <w:t xml:space="preserve">    </w:t>
        <w:tab/>
        <w:t xml:space="preserve">printf("%-3d %-5s\t%-2d:%-2d\t%-2d:%-2d\t%-10ld\t%-10d\n",K[i].number,"Busy",K[i].beginTime.hour,K[i].beginTime.minute,K[i].endTime.hour,K[i].endTime.minute,K[i].fee,K[i].time_used);</w:t>
      </w:r>
    </w:p>
    <w:p w:rsidR="00000000" w:rsidDel="00000000" w:rsidP="00000000" w:rsidRDefault="00000000" w:rsidRPr="00000000" w14:paraId="0000017A">
      <w:pPr>
        <w:pageBreakBefore w:val="0"/>
        <w:rPr/>
      </w:pPr>
      <w:r w:rsidDel="00000000" w:rsidR="00000000" w:rsidRPr="00000000">
        <w:rPr>
          <w:rtl w:val="0"/>
        </w:rPr>
        <w:tab/>
        <w:t xml:space="preserve">}</w:t>
      </w:r>
    </w:p>
    <w:p w:rsidR="00000000" w:rsidDel="00000000" w:rsidP="00000000" w:rsidRDefault="00000000" w:rsidRPr="00000000" w14:paraId="0000017B">
      <w:pPr>
        <w:pageBreakBefore w:val="0"/>
        <w:rPr/>
      </w:pPr>
      <w:r w:rsidDel="00000000" w:rsidR="00000000" w:rsidRPr="00000000">
        <w:rPr>
          <w:rtl w:val="0"/>
        </w:rPr>
        <w:t xml:space="preserve">}</w:t>
      </w:r>
    </w:p>
    <w:p w:rsidR="00000000" w:rsidDel="00000000" w:rsidP="00000000" w:rsidRDefault="00000000" w:rsidRPr="00000000" w14:paraId="0000017C">
      <w:pPr>
        <w:pageBreakBefore w:val="0"/>
        <w:rPr/>
      </w:pPr>
      <w:r w:rsidDel="00000000" w:rsidR="00000000" w:rsidRPr="00000000">
        <w:rPr>
          <w:rtl w:val="0"/>
        </w:rPr>
        <w:t xml:space="preserve">void doanhthu(computer *K, int n)</w:t>
      </w:r>
    </w:p>
    <w:p w:rsidR="00000000" w:rsidDel="00000000" w:rsidP="00000000" w:rsidRDefault="00000000" w:rsidRPr="00000000" w14:paraId="0000017D">
      <w:pPr>
        <w:pageBreakBefore w:val="0"/>
        <w:rPr/>
      </w:pPr>
      <w:r w:rsidDel="00000000" w:rsidR="00000000" w:rsidRPr="00000000">
        <w:rPr>
          <w:rtl w:val="0"/>
        </w:rPr>
        <w:t xml:space="preserve">{</w:t>
      </w:r>
    </w:p>
    <w:p w:rsidR="00000000" w:rsidDel="00000000" w:rsidP="00000000" w:rsidRDefault="00000000" w:rsidRPr="00000000" w14:paraId="0000017E">
      <w:pPr>
        <w:pageBreakBefore w:val="0"/>
        <w:rPr/>
      </w:pPr>
      <w:r w:rsidDel="00000000" w:rsidR="00000000" w:rsidRPr="00000000">
        <w:rPr>
          <w:rtl w:val="0"/>
        </w:rPr>
        <w:tab/>
        <w:t xml:space="preserve">int i,j;</w:t>
      </w:r>
    </w:p>
    <w:p w:rsidR="00000000" w:rsidDel="00000000" w:rsidP="00000000" w:rsidRDefault="00000000" w:rsidRPr="00000000" w14:paraId="0000017F">
      <w:pPr>
        <w:pageBreakBefore w:val="0"/>
        <w:rPr/>
      </w:pPr>
      <w:r w:rsidDel="00000000" w:rsidR="00000000" w:rsidRPr="00000000">
        <w:rPr>
          <w:rtl w:val="0"/>
        </w:rPr>
        <w:tab/>
        <w:t xml:space="preserve">computer K2[10],a;</w:t>
      </w:r>
    </w:p>
    <w:p w:rsidR="00000000" w:rsidDel="00000000" w:rsidP="00000000" w:rsidRDefault="00000000" w:rsidRPr="00000000" w14:paraId="00000180">
      <w:pPr>
        <w:pageBreakBefore w:val="0"/>
        <w:rPr/>
      </w:pPr>
      <w:r w:rsidDel="00000000" w:rsidR="00000000" w:rsidRPr="00000000">
        <w:rPr>
          <w:rtl w:val="0"/>
        </w:rPr>
        <w:tab/>
        <w:t xml:space="preserve">for(i=0;i&lt;10;i++)</w:t>
      </w:r>
    </w:p>
    <w:p w:rsidR="00000000" w:rsidDel="00000000" w:rsidP="00000000" w:rsidRDefault="00000000" w:rsidRPr="00000000" w14:paraId="00000181">
      <w:pPr>
        <w:pageBreakBefore w:val="0"/>
        <w:rPr/>
      </w:pPr>
      <w:r w:rsidDel="00000000" w:rsidR="00000000" w:rsidRPr="00000000">
        <w:rPr>
          <w:rtl w:val="0"/>
        </w:rPr>
        <w:tab/>
        <w:t xml:space="preserve">{</w:t>
      </w:r>
    </w:p>
    <w:p w:rsidR="00000000" w:rsidDel="00000000" w:rsidP="00000000" w:rsidRDefault="00000000" w:rsidRPr="00000000" w14:paraId="00000182">
      <w:pPr>
        <w:pageBreakBefore w:val="0"/>
        <w:rPr/>
      </w:pPr>
      <w:r w:rsidDel="00000000" w:rsidR="00000000" w:rsidRPr="00000000">
        <w:rPr>
          <w:rtl w:val="0"/>
        </w:rPr>
        <w:tab/>
        <w:tab/>
        <w:t xml:space="preserve">K2[i]=K[i];</w:t>
      </w:r>
    </w:p>
    <w:p w:rsidR="00000000" w:rsidDel="00000000" w:rsidP="00000000" w:rsidRDefault="00000000" w:rsidRPr="00000000" w14:paraId="00000183">
      <w:pPr>
        <w:pageBreakBefore w:val="0"/>
        <w:rPr/>
      </w:pPr>
      <w:r w:rsidDel="00000000" w:rsidR="00000000" w:rsidRPr="00000000">
        <w:rPr>
          <w:rtl w:val="0"/>
        </w:rPr>
        <w:tab/>
        <w:t xml:space="preserve">}</w:t>
      </w:r>
    </w:p>
    <w:p w:rsidR="00000000" w:rsidDel="00000000" w:rsidP="00000000" w:rsidRDefault="00000000" w:rsidRPr="00000000" w14:paraId="00000184">
      <w:pPr>
        <w:pageBreakBefore w:val="0"/>
        <w:rPr/>
      </w:pPr>
      <w:r w:rsidDel="00000000" w:rsidR="00000000" w:rsidRPr="00000000">
        <w:rPr>
          <w:rtl w:val="0"/>
        </w:rPr>
        <w:tab/>
        <w:t xml:space="preserve">for(j=n-1;j&gt;=0;j--)</w:t>
      </w:r>
    </w:p>
    <w:p w:rsidR="00000000" w:rsidDel="00000000" w:rsidP="00000000" w:rsidRDefault="00000000" w:rsidRPr="00000000" w14:paraId="00000185">
      <w:pPr>
        <w:pageBreakBefore w:val="0"/>
        <w:rPr/>
      </w:pPr>
      <w:r w:rsidDel="00000000" w:rsidR="00000000" w:rsidRPr="00000000">
        <w:rPr>
          <w:rtl w:val="0"/>
        </w:rPr>
        <w:tab/>
        <w:t xml:space="preserve">{</w:t>
      </w:r>
    </w:p>
    <w:p w:rsidR="00000000" w:rsidDel="00000000" w:rsidP="00000000" w:rsidRDefault="00000000" w:rsidRPr="00000000" w14:paraId="00000186">
      <w:pPr>
        <w:pageBreakBefore w:val="0"/>
        <w:rPr/>
      </w:pPr>
      <w:r w:rsidDel="00000000" w:rsidR="00000000" w:rsidRPr="00000000">
        <w:rPr>
          <w:rtl w:val="0"/>
        </w:rPr>
        <w:tab/>
        <w:tab/>
        <w:t xml:space="preserve">for(i=0;i&lt;j;i++)</w:t>
      </w:r>
    </w:p>
    <w:p w:rsidR="00000000" w:rsidDel="00000000" w:rsidP="00000000" w:rsidRDefault="00000000" w:rsidRPr="00000000" w14:paraId="00000187">
      <w:pPr>
        <w:pageBreakBefore w:val="0"/>
        <w:rPr/>
      </w:pPr>
      <w:r w:rsidDel="00000000" w:rsidR="00000000" w:rsidRPr="00000000">
        <w:rPr>
          <w:rtl w:val="0"/>
        </w:rPr>
        <w:tab/>
        <w:tab/>
        <w:t xml:space="preserve">{</w:t>
      </w:r>
    </w:p>
    <w:p w:rsidR="00000000" w:rsidDel="00000000" w:rsidP="00000000" w:rsidRDefault="00000000" w:rsidRPr="00000000" w14:paraId="00000188">
      <w:pPr>
        <w:pageBreakBefore w:val="0"/>
        <w:rPr/>
      </w:pPr>
      <w:r w:rsidDel="00000000" w:rsidR="00000000" w:rsidRPr="00000000">
        <w:rPr>
          <w:rtl w:val="0"/>
        </w:rPr>
        <w:tab/>
        <w:tab/>
        <w:tab/>
        <w:t xml:space="preserve">if(K2[i].fee&lt;K2[i+1].fee)</w:t>
      </w:r>
    </w:p>
    <w:p w:rsidR="00000000" w:rsidDel="00000000" w:rsidP="00000000" w:rsidRDefault="00000000" w:rsidRPr="00000000" w14:paraId="00000189">
      <w:pPr>
        <w:pageBreakBefore w:val="0"/>
        <w:rPr/>
      </w:pPr>
      <w:r w:rsidDel="00000000" w:rsidR="00000000" w:rsidRPr="00000000">
        <w:rPr>
          <w:rtl w:val="0"/>
        </w:rPr>
        <w:tab/>
        <w:tab/>
        <w:tab/>
        <w:t xml:space="preserve">{</w:t>
      </w:r>
    </w:p>
    <w:p w:rsidR="00000000" w:rsidDel="00000000" w:rsidP="00000000" w:rsidRDefault="00000000" w:rsidRPr="00000000" w14:paraId="0000018A">
      <w:pPr>
        <w:pageBreakBefore w:val="0"/>
        <w:rPr/>
      </w:pPr>
      <w:r w:rsidDel="00000000" w:rsidR="00000000" w:rsidRPr="00000000">
        <w:rPr>
          <w:rtl w:val="0"/>
        </w:rPr>
        <w:tab/>
        <w:tab/>
        <w:tab/>
        <w:tab/>
        <w:t xml:space="preserve">a=K2[i];</w:t>
      </w:r>
    </w:p>
    <w:p w:rsidR="00000000" w:rsidDel="00000000" w:rsidP="00000000" w:rsidRDefault="00000000" w:rsidRPr="00000000" w14:paraId="0000018B">
      <w:pPr>
        <w:pageBreakBefore w:val="0"/>
        <w:rPr/>
      </w:pPr>
      <w:r w:rsidDel="00000000" w:rsidR="00000000" w:rsidRPr="00000000">
        <w:rPr>
          <w:rtl w:val="0"/>
        </w:rPr>
        <w:tab/>
        <w:tab/>
        <w:tab/>
        <w:tab/>
        <w:t xml:space="preserve">K2[i]=K2[i+1];</w:t>
      </w:r>
    </w:p>
    <w:p w:rsidR="00000000" w:rsidDel="00000000" w:rsidP="00000000" w:rsidRDefault="00000000" w:rsidRPr="00000000" w14:paraId="0000018C">
      <w:pPr>
        <w:pageBreakBefore w:val="0"/>
        <w:rPr/>
      </w:pPr>
      <w:r w:rsidDel="00000000" w:rsidR="00000000" w:rsidRPr="00000000">
        <w:rPr>
          <w:rtl w:val="0"/>
        </w:rPr>
        <w:tab/>
        <w:tab/>
        <w:tab/>
        <w:tab/>
        <w:t xml:space="preserve">K2[i+1]=a;</w:t>
      </w:r>
    </w:p>
    <w:p w:rsidR="00000000" w:rsidDel="00000000" w:rsidP="00000000" w:rsidRDefault="00000000" w:rsidRPr="00000000" w14:paraId="0000018D">
      <w:pPr>
        <w:pageBreakBefore w:val="0"/>
        <w:rPr/>
      </w:pPr>
      <w:r w:rsidDel="00000000" w:rsidR="00000000" w:rsidRPr="00000000">
        <w:rPr>
          <w:rtl w:val="0"/>
        </w:rPr>
        <w:tab/>
        <w:tab/>
        <w:tab/>
        <w:t xml:space="preserve">}</w:t>
      </w:r>
    </w:p>
    <w:p w:rsidR="00000000" w:rsidDel="00000000" w:rsidP="00000000" w:rsidRDefault="00000000" w:rsidRPr="00000000" w14:paraId="0000018E">
      <w:pPr>
        <w:pageBreakBefore w:val="0"/>
        <w:rPr/>
      </w:pPr>
      <w:r w:rsidDel="00000000" w:rsidR="00000000" w:rsidRPr="00000000">
        <w:rPr>
          <w:rtl w:val="0"/>
        </w:rPr>
        <w:tab/>
        <w:tab/>
        <w:t xml:space="preserve">}</w:t>
      </w:r>
    </w:p>
    <w:p w:rsidR="00000000" w:rsidDel="00000000" w:rsidP="00000000" w:rsidRDefault="00000000" w:rsidRPr="00000000" w14:paraId="0000018F">
      <w:pPr>
        <w:pageBreakBefore w:val="0"/>
        <w:rPr/>
      </w:pPr>
      <w:r w:rsidDel="00000000" w:rsidR="00000000" w:rsidRPr="00000000">
        <w:rPr>
          <w:rtl w:val="0"/>
        </w:rPr>
        <w:tab/>
        <w:t xml:space="preserve">}</w:t>
      </w:r>
    </w:p>
    <w:p w:rsidR="00000000" w:rsidDel="00000000" w:rsidP="00000000" w:rsidRDefault="00000000" w:rsidRPr="00000000" w14:paraId="00000190">
      <w:pPr>
        <w:pageBreakBefore w:val="0"/>
        <w:rPr/>
      </w:pPr>
      <w:r w:rsidDel="00000000" w:rsidR="00000000" w:rsidRPr="00000000">
        <w:rPr>
          <w:rtl w:val="0"/>
        </w:rPr>
        <w:tab/>
        <w:t xml:space="preserve">printf("%-3s %-5s\t%-5s\t%-5s\t%-10s\t%-10s\n","STT","status","begin","end","fee","time_used");</w:t>
      </w:r>
    </w:p>
    <w:p w:rsidR="00000000" w:rsidDel="00000000" w:rsidP="00000000" w:rsidRDefault="00000000" w:rsidRPr="00000000" w14:paraId="00000191">
      <w:pPr>
        <w:pageBreakBefore w:val="0"/>
        <w:rPr/>
      </w:pPr>
      <w:r w:rsidDel="00000000" w:rsidR="00000000" w:rsidRPr="00000000">
        <w:rPr>
          <w:rtl w:val="0"/>
        </w:rPr>
        <w:tab/>
        <w:t xml:space="preserve">for(i=0;i&lt;10;i++)</w:t>
      </w:r>
    </w:p>
    <w:p w:rsidR="00000000" w:rsidDel="00000000" w:rsidP="00000000" w:rsidRDefault="00000000" w:rsidRPr="00000000" w14:paraId="00000192">
      <w:pPr>
        <w:pageBreakBefore w:val="0"/>
        <w:rPr/>
      </w:pPr>
      <w:r w:rsidDel="00000000" w:rsidR="00000000" w:rsidRPr="00000000">
        <w:rPr>
          <w:rtl w:val="0"/>
        </w:rPr>
        <w:t xml:space="preserve">    {</w:t>
      </w:r>
    </w:p>
    <w:p w:rsidR="00000000" w:rsidDel="00000000" w:rsidP="00000000" w:rsidRDefault="00000000" w:rsidRPr="00000000" w14:paraId="00000193">
      <w:pPr>
        <w:pageBreakBefore w:val="0"/>
        <w:rPr/>
      </w:pPr>
      <w:r w:rsidDel="00000000" w:rsidR="00000000" w:rsidRPr="00000000">
        <w:rPr>
          <w:rtl w:val="0"/>
        </w:rPr>
        <w:t xml:space="preserve">        if(K2[i].free==1)</w:t>
      </w:r>
    </w:p>
    <w:p w:rsidR="00000000" w:rsidDel="00000000" w:rsidP="00000000" w:rsidRDefault="00000000" w:rsidRPr="00000000" w14:paraId="00000194">
      <w:pPr>
        <w:pageBreakBefore w:val="0"/>
        <w:rPr/>
      </w:pPr>
      <w:r w:rsidDel="00000000" w:rsidR="00000000" w:rsidRPr="00000000">
        <w:rPr>
          <w:rtl w:val="0"/>
        </w:rPr>
        <w:t xml:space="preserve">    </w:t>
        <w:tab/>
        <w:t xml:space="preserve">printf("%-3d %-5s\t%-2d:%-2d\t%-2d:%-2d\t%-10ld\t%-10d\n",K2[i].number,"Free",K2[i].beginTime.hour,K2[i].beginTime.minute,K2[i].endTime.hour,K2[i].endTime.minute,K2[i].fee,K2[i].time_used);</w:t>
      </w:r>
    </w:p>
    <w:p w:rsidR="00000000" w:rsidDel="00000000" w:rsidP="00000000" w:rsidRDefault="00000000" w:rsidRPr="00000000" w14:paraId="00000195">
      <w:pPr>
        <w:pageBreakBefore w:val="0"/>
        <w:rPr/>
      </w:pPr>
      <w:r w:rsidDel="00000000" w:rsidR="00000000" w:rsidRPr="00000000">
        <w:rPr>
          <w:rtl w:val="0"/>
        </w:rPr>
        <w:t xml:space="preserve">    </w:t>
        <w:tab/>
        <w:t xml:space="preserve">else </w:t>
      </w:r>
    </w:p>
    <w:p w:rsidR="00000000" w:rsidDel="00000000" w:rsidP="00000000" w:rsidRDefault="00000000" w:rsidRPr="00000000" w14:paraId="00000196">
      <w:pPr>
        <w:pageBreakBefore w:val="0"/>
        <w:rPr/>
      </w:pPr>
      <w:r w:rsidDel="00000000" w:rsidR="00000000" w:rsidRPr="00000000">
        <w:rPr>
          <w:rtl w:val="0"/>
        </w:rPr>
        <w:t xml:space="preserve">    </w:t>
        <w:tab/>
        <w:t xml:space="preserve">printf("%-3d %-5s\t%-2d:%-2d\t%-2d:%-2d\t%-10ld\t%-10d\n",K2[i].number,"Busy",K2[i].beginTime.hour,K2[i].beginTime.minute,K2[i].endTime.hour,K2[i].endTime.minute,K2[i].fee,K2[i].time_used);</w:t>
      </w:r>
    </w:p>
    <w:p w:rsidR="00000000" w:rsidDel="00000000" w:rsidP="00000000" w:rsidRDefault="00000000" w:rsidRPr="00000000" w14:paraId="00000197">
      <w:pPr>
        <w:pageBreakBefore w:val="0"/>
        <w:rPr/>
      </w:pPr>
      <w:r w:rsidDel="00000000" w:rsidR="00000000" w:rsidRPr="00000000">
        <w:rPr>
          <w:rtl w:val="0"/>
        </w:rPr>
        <w:tab/>
        <w:t xml:space="preserve">}</w:t>
      </w:r>
    </w:p>
    <w:p w:rsidR="00000000" w:rsidDel="00000000" w:rsidP="00000000" w:rsidRDefault="00000000" w:rsidRPr="00000000" w14:paraId="00000198">
      <w:pPr>
        <w:pageBreakBefore w:val="0"/>
        <w:rPr/>
      </w:pPr>
      <w:r w:rsidDel="00000000" w:rsidR="00000000" w:rsidRPr="00000000">
        <w:rPr>
          <w:rtl w:val="0"/>
        </w:rPr>
        <w:t xml:space="preserve">}</w:t>
      </w:r>
    </w:p>
    <w:p w:rsidR="00000000" w:rsidDel="00000000" w:rsidP="00000000" w:rsidRDefault="00000000" w:rsidRPr="00000000" w14:paraId="00000199">
      <w:pPr>
        <w:pageBreakBefore w:val="0"/>
        <w:rPr/>
      </w:pPr>
      <w:r w:rsidDel="00000000" w:rsidR="00000000" w:rsidRPr="00000000">
        <w:rPr>
          <w:rtl w:val="0"/>
        </w:rPr>
        <w:t xml:space="preserve">void goiy(computer*K,int n)</w:t>
      </w:r>
    </w:p>
    <w:p w:rsidR="00000000" w:rsidDel="00000000" w:rsidP="00000000" w:rsidRDefault="00000000" w:rsidRPr="00000000" w14:paraId="0000019A">
      <w:pPr>
        <w:pageBreakBefore w:val="0"/>
        <w:rPr/>
      </w:pPr>
      <w:r w:rsidDel="00000000" w:rsidR="00000000" w:rsidRPr="00000000">
        <w:rPr>
          <w:rtl w:val="0"/>
        </w:rPr>
        <w:t xml:space="preserve">{</w:t>
      </w:r>
    </w:p>
    <w:p w:rsidR="00000000" w:rsidDel="00000000" w:rsidP="00000000" w:rsidRDefault="00000000" w:rsidRPr="00000000" w14:paraId="0000019B">
      <w:pPr>
        <w:pageBreakBefore w:val="0"/>
        <w:rPr/>
      </w:pPr>
      <w:r w:rsidDel="00000000" w:rsidR="00000000" w:rsidRPr="00000000">
        <w:rPr>
          <w:rtl w:val="0"/>
        </w:rPr>
        <w:tab/>
        <w:t xml:space="preserve">int i,min;</w:t>
      </w:r>
    </w:p>
    <w:p w:rsidR="00000000" w:rsidDel="00000000" w:rsidP="00000000" w:rsidRDefault="00000000" w:rsidRPr="00000000" w14:paraId="0000019C">
      <w:pPr>
        <w:pageBreakBefore w:val="0"/>
        <w:rPr/>
      </w:pPr>
      <w:r w:rsidDel="00000000" w:rsidR="00000000" w:rsidRPr="00000000">
        <w:rPr>
          <w:rtl w:val="0"/>
        </w:rPr>
        <w:tab/>
        <w:t xml:space="preserve">min=K[0].time_used;</w:t>
      </w:r>
    </w:p>
    <w:p w:rsidR="00000000" w:rsidDel="00000000" w:rsidP="00000000" w:rsidRDefault="00000000" w:rsidRPr="00000000" w14:paraId="0000019D">
      <w:pPr>
        <w:pageBreakBefore w:val="0"/>
        <w:rPr/>
      </w:pPr>
      <w:r w:rsidDel="00000000" w:rsidR="00000000" w:rsidRPr="00000000">
        <w:rPr>
          <w:rtl w:val="0"/>
        </w:rPr>
        <w:tab/>
        <w:t xml:space="preserve">for(i=1;i&lt;10;i++)</w:t>
      </w:r>
    </w:p>
    <w:p w:rsidR="00000000" w:rsidDel="00000000" w:rsidP="00000000" w:rsidRDefault="00000000" w:rsidRPr="00000000" w14:paraId="0000019E">
      <w:pPr>
        <w:pageBreakBefore w:val="0"/>
        <w:rPr/>
      </w:pPr>
      <w:r w:rsidDel="00000000" w:rsidR="00000000" w:rsidRPr="00000000">
        <w:rPr>
          <w:rtl w:val="0"/>
        </w:rPr>
        <w:tab/>
        <w:t xml:space="preserve">{</w:t>
      </w:r>
    </w:p>
    <w:p w:rsidR="00000000" w:rsidDel="00000000" w:rsidP="00000000" w:rsidRDefault="00000000" w:rsidRPr="00000000" w14:paraId="0000019F">
      <w:pPr>
        <w:pageBreakBefore w:val="0"/>
        <w:rPr/>
      </w:pPr>
      <w:r w:rsidDel="00000000" w:rsidR="00000000" w:rsidRPr="00000000">
        <w:rPr>
          <w:rtl w:val="0"/>
        </w:rPr>
        <w:tab/>
        <w:tab/>
        <w:t xml:space="preserve">if(min&gt;K[i].time_used)</w:t>
      </w:r>
    </w:p>
    <w:p w:rsidR="00000000" w:rsidDel="00000000" w:rsidP="00000000" w:rsidRDefault="00000000" w:rsidRPr="00000000" w14:paraId="000001A0">
      <w:pPr>
        <w:pageBreakBefore w:val="0"/>
        <w:rPr/>
      </w:pPr>
      <w:r w:rsidDel="00000000" w:rsidR="00000000" w:rsidRPr="00000000">
        <w:rPr>
          <w:rtl w:val="0"/>
        </w:rPr>
        <w:tab/>
        <w:tab/>
        <w:t xml:space="preserve">{</w:t>
      </w:r>
    </w:p>
    <w:p w:rsidR="00000000" w:rsidDel="00000000" w:rsidP="00000000" w:rsidRDefault="00000000" w:rsidRPr="00000000" w14:paraId="000001A1">
      <w:pPr>
        <w:pageBreakBefore w:val="0"/>
        <w:rPr/>
      </w:pPr>
      <w:r w:rsidDel="00000000" w:rsidR="00000000" w:rsidRPr="00000000">
        <w:rPr>
          <w:rtl w:val="0"/>
        </w:rPr>
        <w:tab/>
        <w:tab/>
        <w:tab/>
        <w:t xml:space="preserve">min=K[i].time_used;</w:t>
      </w:r>
    </w:p>
    <w:p w:rsidR="00000000" w:rsidDel="00000000" w:rsidP="00000000" w:rsidRDefault="00000000" w:rsidRPr="00000000" w14:paraId="000001A2">
      <w:pPr>
        <w:pageBreakBefore w:val="0"/>
        <w:rPr/>
      </w:pPr>
      <w:r w:rsidDel="00000000" w:rsidR="00000000" w:rsidRPr="00000000">
        <w:rPr>
          <w:rtl w:val="0"/>
        </w:rPr>
        <w:tab/>
        <w:tab/>
        <w:t xml:space="preserve">}</w:t>
      </w:r>
    </w:p>
    <w:p w:rsidR="00000000" w:rsidDel="00000000" w:rsidP="00000000" w:rsidRDefault="00000000" w:rsidRPr="00000000" w14:paraId="000001A3">
      <w:pPr>
        <w:pageBreakBefore w:val="0"/>
        <w:rPr/>
      </w:pPr>
      <w:r w:rsidDel="00000000" w:rsidR="00000000" w:rsidRPr="00000000">
        <w:rPr>
          <w:rtl w:val="0"/>
        </w:rPr>
        <w:tab/>
        <w:t xml:space="preserve">}</w:t>
      </w:r>
    </w:p>
    <w:p w:rsidR="00000000" w:rsidDel="00000000" w:rsidP="00000000" w:rsidRDefault="00000000" w:rsidRPr="00000000" w14:paraId="000001A4">
      <w:pPr>
        <w:pageBreakBefore w:val="0"/>
        <w:rPr/>
      </w:pPr>
      <w:r w:rsidDel="00000000" w:rsidR="00000000" w:rsidRPr="00000000">
        <w:rPr>
          <w:rtl w:val="0"/>
        </w:rPr>
        <w:tab/>
        <w:t xml:space="preserve">for(i=0;i&lt;10;i++)</w:t>
      </w:r>
    </w:p>
    <w:p w:rsidR="00000000" w:rsidDel="00000000" w:rsidP="00000000" w:rsidRDefault="00000000" w:rsidRPr="00000000" w14:paraId="000001A5">
      <w:pPr>
        <w:pageBreakBefore w:val="0"/>
        <w:rPr/>
      </w:pPr>
      <w:r w:rsidDel="00000000" w:rsidR="00000000" w:rsidRPr="00000000">
        <w:rPr>
          <w:rtl w:val="0"/>
        </w:rPr>
        <w:tab/>
        <w:t xml:space="preserve">{</w:t>
      </w:r>
    </w:p>
    <w:p w:rsidR="00000000" w:rsidDel="00000000" w:rsidP="00000000" w:rsidRDefault="00000000" w:rsidRPr="00000000" w14:paraId="000001A6">
      <w:pPr>
        <w:pageBreakBefore w:val="0"/>
        <w:rPr/>
      </w:pPr>
      <w:r w:rsidDel="00000000" w:rsidR="00000000" w:rsidRPr="00000000">
        <w:rPr>
          <w:rtl w:val="0"/>
        </w:rPr>
        <w:tab/>
        <w:tab/>
        <w:t xml:space="preserve">if(K[i].time_used==min&amp;&amp;K[i].free==1)</w:t>
      </w:r>
    </w:p>
    <w:p w:rsidR="00000000" w:rsidDel="00000000" w:rsidP="00000000" w:rsidRDefault="00000000" w:rsidRPr="00000000" w14:paraId="000001A7">
      <w:pPr>
        <w:pageBreakBefore w:val="0"/>
        <w:rPr/>
      </w:pPr>
      <w:r w:rsidDel="00000000" w:rsidR="00000000" w:rsidRPr="00000000">
        <w:rPr>
          <w:rtl w:val="0"/>
        </w:rPr>
        <w:tab/>
        <w:tab/>
        <w:t xml:space="preserve">{</w:t>
      </w:r>
    </w:p>
    <w:p w:rsidR="00000000" w:rsidDel="00000000" w:rsidP="00000000" w:rsidRDefault="00000000" w:rsidRPr="00000000" w14:paraId="000001A8">
      <w:pPr>
        <w:pageBreakBefore w:val="0"/>
        <w:rPr/>
      </w:pPr>
      <w:r w:rsidDel="00000000" w:rsidR="00000000" w:rsidRPr="00000000">
        <w:rPr>
          <w:rtl w:val="0"/>
        </w:rPr>
        <w:tab/>
        <w:tab/>
        <w:tab/>
        <w:t xml:space="preserve">printf("May %d voi %d gio su dung hom nay va dang free la 1 lua chon hop ly \n",i+1,min);</w:t>
      </w:r>
    </w:p>
    <w:p w:rsidR="00000000" w:rsidDel="00000000" w:rsidP="00000000" w:rsidRDefault="00000000" w:rsidRPr="00000000" w14:paraId="000001A9">
      <w:pPr>
        <w:pageBreakBefore w:val="0"/>
        <w:rPr/>
      </w:pPr>
      <w:r w:rsidDel="00000000" w:rsidR="00000000" w:rsidRPr="00000000">
        <w:rPr>
          <w:rtl w:val="0"/>
        </w:rPr>
        <w:tab/>
        <w:tab/>
        <w:t xml:space="preserve">}</w:t>
      </w:r>
    </w:p>
    <w:p w:rsidR="00000000" w:rsidDel="00000000" w:rsidP="00000000" w:rsidRDefault="00000000" w:rsidRPr="00000000" w14:paraId="000001AA">
      <w:pPr>
        <w:pageBreakBefore w:val="0"/>
        <w:rPr/>
      </w:pPr>
      <w:r w:rsidDel="00000000" w:rsidR="00000000" w:rsidRPr="00000000">
        <w:rPr>
          <w:rtl w:val="0"/>
        </w:rPr>
        <w:tab/>
        <w:t xml:space="preserve">}</w:t>
      </w:r>
    </w:p>
    <w:p w:rsidR="00000000" w:rsidDel="00000000" w:rsidP="00000000" w:rsidRDefault="00000000" w:rsidRPr="00000000" w14:paraId="000001AB">
      <w:pPr>
        <w:pageBreakBefore w:val="0"/>
        <w:rPr/>
      </w:pPr>
      <w:r w:rsidDel="00000000" w:rsidR="00000000" w:rsidRPr="00000000">
        <w:rPr>
          <w:rtl w:val="0"/>
        </w:rPr>
        <w:t xml:space="preserve">}</w:t>
      </w:r>
    </w:p>
    <w:p w:rsidR="00000000" w:rsidDel="00000000" w:rsidP="00000000" w:rsidRDefault="00000000" w:rsidRPr="00000000" w14:paraId="000001AC">
      <w:pPr>
        <w:pageBreakBefore w:val="0"/>
        <w:rPr/>
      </w:pPr>
      <w:r w:rsidDel="00000000" w:rsidR="00000000" w:rsidRPr="00000000">
        <w:rPr>
          <w:rtl w:val="0"/>
        </w:rPr>
        <w:t xml:space="preserve">int main()</w:t>
      </w:r>
    </w:p>
    <w:p w:rsidR="00000000" w:rsidDel="00000000" w:rsidP="00000000" w:rsidRDefault="00000000" w:rsidRPr="00000000" w14:paraId="000001AD">
      <w:pPr>
        <w:pageBreakBefore w:val="0"/>
        <w:rPr/>
      </w:pPr>
      <w:r w:rsidDel="00000000" w:rsidR="00000000" w:rsidRPr="00000000">
        <w:rPr>
          <w:rtl w:val="0"/>
        </w:rPr>
        <w:t xml:space="preserve">{</w:t>
      </w:r>
    </w:p>
    <w:p w:rsidR="00000000" w:rsidDel="00000000" w:rsidP="00000000" w:rsidRDefault="00000000" w:rsidRPr="00000000" w14:paraId="000001AE">
      <w:pPr>
        <w:pageBreakBefore w:val="0"/>
        <w:rPr/>
      </w:pPr>
      <w:r w:rsidDel="00000000" w:rsidR="00000000" w:rsidRPr="00000000">
        <w:rPr>
          <w:rtl w:val="0"/>
        </w:rPr>
        <w:tab/>
        <w:t xml:space="preserve">int m,n=10;</w:t>
      </w:r>
    </w:p>
    <w:p w:rsidR="00000000" w:rsidDel="00000000" w:rsidP="00000000" w:rsidRDefault="00000000" w:rsidRPr="00000000" w14:paraId="000001AF">
      <w:pPr>
        <w:pageBreakBefore w:val="0"/>
        <w:rPr/>
      </w:pPr>
      <w:r w:rsidDel="00000000" w:rsidR="00000000" w:rsidRPr="00000000">
        <w:rPr>
          <w:rtl w:val="0"/>
        </w:rPr>
        <w:tab/>
        <w:t xml:space="preserve">computer K[10];</w:t>
      </w:r>
    </w:p>
    <w:p w:rsidR="00000000" w:rsidDel="00000000" w:rsidP="00000000" w:rsidRDefault="00000000" w:rsidRPr="00000000" w14:paraId="000001B0">
      <w:pPr>
        <w:pageBreakBefore w:val="0"/>
        <w:rPr/>
      </w:pPr>
      <w:r w:rsidDel="00000000" w:rsidR="00000000" w:rsidRPr="00000000">
        <w:rPr>
          <w:rtl w:val="0"/>
        </w:rPr>
        <w:tab/>
        <w:t xml:space="preserve">int i;</w:t>
      </w:r>
    </w:p>
    <w:p w:rsidR="00000000" w:rsidDel="00000000" w:rsidP="00000000" w:rsidRDefault="00000000" w:rsidRPr="00000000" w14:paraId="000001B1">
      <w:pPr>
        <w:pageBreakBefore w:val="0"/>
        <w:rPr/>
      </w:pPr>
      <w:r w:rsidDel="00000000" w:rsidR="00000000" w:rsidRPr="00000000">
        <w:rPr>
          <w:rtl w:val="0"/>
        </w:rPr>
        <w:tab/>
        <w:t xml:space="preserve">while(m!=8)</w:t>
      </w:r>
    </w:p>
    <w:p w:rsidR="00000000" w:rsidDel="00000000" w:rsidP="00000000" w:rsidRDefault="00000000" w:rsidRPr="00000000" w14:paraId="000001B2">
      <w:pPr>
        <w:pageBreakBefore w:val="0"/>
        <w:rPr/>
      </w:pPr>
      <w:r w:rsidDel="00000000" w:rsidR="00000000" w:rsidRPr="00000000">
        <w:rPr>
          <w:rtl w:val="0"/>
        </w:rPr>
        <w:tab/>
        <w:t xml:space="preserve">{</w:t>
      </w:r>
    </w:p>
    <w:p w:rsidR="00000000" w:rsidDel="00000000" w:rsidP="00000000" w:rsidRDefault="00000000" w:rsidRPr="00000000" w14:paraId="000001B3">
      <w:pPr>
        <w:pageBreakBefore w:val="0"/>
        <w:rPr/>
      </w:pPr>
      <w:r w:rsidDel="00000000" w:rsidR="00000000" w:rsidRPr="00000000">
        <w:rPr>
          <w:rtl w:val="0"/>
        </w:rPr>
        <w:tab/>
        <w:tab/>
        <w:t xml:space="preserve">printf("\nMenu\n1.Khoi tao du lieu\n2.Dung may\n3.Nghi choi\n4.Chuyen may\n5.In ra trang thai phong may\n6.In ra thong tin phong may sap xep theo chieu giam dan so tien thu dc tu dau ngay\n7.Goi y dung may\n8.Thoat\n");</w:t>
      </w:r>
    </w:p>
    <w:p w:rsidR="00000000" w:rsidDel="00000000" w:rsidP="00000000" w:rsidRDefault="00000000" w:rsidRPr="00000000" w14:paraId="000001B4">
      <w:pPr>
        <w:pageBreakBefore w:val="0"/>
        <w:rPr/>
      </w:pPr>
      <w:r w:rsidDel="00000000" w:rsidR="00000000" w:rsidRPr="00000000">
        <w:rPr>
          <w:rtl w:val="0"/>
        </w:rPr>
        <w:tab/>
        <w:t xml:space="preserve">    scanf("%d",&amp;m);</w:t>
      </w:r>
    </w:p>
    <w:p w:rsidR="00000000" w:rsidDel="00000000" w:rsidP="00000000" w:rsidRDefault="00000000" w:rsidRPr="00000000" w14:paraId="000001B5">
      <w:pPr>
        <w:pageBreakBefore w:val="0"/>
        <w:rPr/>
      </w:pPr>
      <w:r w:rsidDel="00000000" w:rsidR="00000000" w:rsidRPr="00000000">
        <w:rPr>
          <w:rtl w:val="0"/>
        </w:rPr>
        <w:tab/>
        <w:t xml:space="preserve">    switch(m)</w:t>
      </w:r>
    </w:p>
    <w:p w:rsidR="00000000" w:rsidDel="00000000" w:rsidP="00000000" w:rsidRDefault="00000000" w:rsidRPr="00000000" w14:paraId="000001B6">
      <w:pPr>
        <w:pageBreakBefore w:val="0"/>
        <w:rPr/>
      </w:pPr>
      <w:r w:rsidDel="00000000" w:rsidR="00000000" w:rsidRPr="00000000">
        <w:rPr>
          <w:rtl w:val="0"/>
        </w:rPr>
        <w:tab/>
        <w:t xml:space="preserve">    {</w:t>
      </w:r>
    </w:p>
    <w:p w:rsidR="00000000" w:rsidDel="00000000" w:rsidP="00000000" w:rsidRDefault="00000000" w:rsidRPr="00000000" w14:paraId="000001B7">
      <w:pPr>
        <w:pageBreakBefore w:val="0"/>
        <w:rPr/>
      </w:pPr>
      <w:r w:rsidDel="00000000" w:rsidR="00000000" w:rsidRPr="00000000">
        <w:rPr>
          <w:rtl w:val="0"/>
        </w:rPr>
        <w:tab/>
        <w:t xml:space="preserve">    </w:t>
        <w:tab/>
        <w:t xml:space="preserve">case 1:</w:t>
      </w:r>
    </w:p>
    <w:p w:rsidR="00000000" w:rsidDel="00000000" w:rsidP="00000000" w:rsidRDefault="00000000" w:rsidRPr="00000000" w14:paraId="000001B8">
      <w:pPr>
        <w:pageBreakBefore w:val="0"/>
        <w:rPr/>
      </w:pPr>
      <w:r w:rsidDel="00000000" w:rsidR="00000000" w:rsidRPr="00000000">
        <w:rPr>
          <w:rtl w:val="0"/>
        </w:rPr>
        <w:tab/>
        <w:t xml:space="preserve">    </w:t>
        <w:tab/>
        <w:t xml:space="preserve">khoitao(K,n);</w:t>
      </w:r>
    </w:p>
    <w:p w:rsidR="00000000" w:rsidDel="00000000" w:rsidP="00000000" w:rsidRDefault="00000000" w:rsidRPr="00000000" w14:paraId="000001B9">
      <w:pPr>
        <w:pageBreakBefore w:val="0"/>
        <w:rPr/>
      </w:pPr>
      <w:r w:rsidDel="00000000" w:rsidR="00000000" w:rsidRPr="00000000">
        <w:rPr>
          <w:rtl w:val="0"/>
        </w:rPr>
        <w:tab/>
        <w:t xml:space="preserve">    </w:t>
        <w:tab/>
        <w:t xml:space="preserve">break;</w:t>
        <w:tab/>
      </w:r>
    </w:p>
    <w:p w:rsidR="00000000" w:rsidDel="00000000" w:rsidP="00000000" w:rsidRDefault="00000000" w:rsidRPr="00000000" w14:paraId="000001BA">
      <w:pPr>
        <w:pageBreakBefore w:val="0"/>
        <w:rPr/>
      </w:pPr>
      <w:r w:rsidDel="00000000" w:rsidR="00000000" w:rsidRPr="00000000">
        <w:rPr>
          <w:rtl w:val="0"/>
        </w:rPr>
        <w:tab/>
        <w:t xml:space="preserve">    </w:t>
        <w:tab/>
        <w:t xml:space="preserve">case 2:</w:t>
      </w:r>
    </w:p>
    <w:p w:rsidR="00000000" w:rsidDel="00000000" w:rsidP="00000000" w:rsidRDefault="00000000" w:rsidRPr="00000000" w14:paraId="000001BB">
      <w:pPr>
        <w:pageBreakBefore w:val="0"/>
        <w:rPr/>
      </w:pPr>
      <w:r w:rsidDel="00000000" w:rsidR="00000000" w:rsidRPr="00000000">
        <w:rPr>
          <w:rtl w:val="0"/>
        </w:rPr>
        <w:tab/>
        <w:t xml:space="preserve">    </w:t>
        <w:tab/>
        <w:t xml:space="preserve">dungmay(K,n);</w:t>
      </w:r>
    </w:p>
    <w:p w:rsidR="00000000" w:rsidDel="00000000" w:rsidP="00000000" w:rsidRDefault="00000000" w:rsidRPr="00000000" w14:paraId="000001BC">
      <w:pPr>
        <w:pageBreakBefore w:val="0"/>
        <w:rPr/>
      </w:pPr>
      <w:r w:rsidDel="00000000" w:rsidR="00000000" w:rsidRPr="00000000">
        <w:rPr>
          <w:rtl w:val="0"/>
        </w:rPr>
        <w:tab/>
        <w:t xml:space="preserve">    </w:t>
        <w:tab/>
        <w:t xml:space="preserve">break;</w:t>
      </w:r>
    </w:p>
    <w:p w:rsidR="00000000" w:rsidDel="00000000" w:rsidP="00000000" w:rsidRDefault="00000000" w:rsidRPr="00000000" w14:paraId="000001BD">
      <w:pPr>
        <w:pageBreakBefore w:val="0"/>
        <w:rPr/>
      </w:pPr>
      <w:r w:rsidDel="00000000" w:rsidR="00000000" w:rsidRPr="00000000">
        <w:rPr>
          <w:rtl w:val="0"/>
        </w:rPr>
        <w:tab/>
        <w:t xml:space="preserve">    </w:t>
        <w:tab/>
        <w:t xml:space="preserve">case 3:</w:t>
      </w:r>
    </w:p>
    <w:p w:rsidR="00000000" w:rsidDel="00000000" w:rsidP="00000000" w:rsidRDefault="00000000" w:rsidRPr="00000000" w14:paraId="000001BE">
      <w:pPr>
        <w:pageBreakBefore w:val="0"/>
        <w:rPr/>
      </w:pPr>
      <w:r w:rsidDel="00000000" w:rsidR="00000000" w:rsidRPr="00000000">
        <w:rPr>
          <w:rtl w:val="0"/>
        </w:rPr>
        <w:tab/>
        <w:t xml:space="preserve">    </w:t>
        <w:tab/>
        <w:t xml:space="preserve">nghichoi(K,n);</w:t>
      </w:r>
    </w:p>
    <w:p w:rsidR="00000000" w:rsidDel="00000000" w:rsidP="00000000" w:rsidRDefault="00000000" w:rsidRPr="00000000" w14:paraId="000001BF">
      <w:pPr>
        <w:pageBreakBefore w:val="0"/>
        <w:rPr/>
      </w:pPr>
      <w:r w:rsidDel="00000000" w:rsidR="00000000" w:rsidRPr="00000000">
        <w:rPr>
          <w:rtl w:val="0"/>
        </w:rPr>
        <w:tab/>
        <w:t xml:space="preserve">    </w:t>
        <w:tab/>
        <w:t xml:space="preserve">break;</w:t>
      </w:r>
    </w:p>
    <w:p w:rsidR="00000000" w:rsidDel="00000000" w:rsidP="00000000" w:rsidRDefault="00000000" w:rsidRPr="00000000" w14:paraId="000001C0">
      <w:pPr>
        <w:pageBreakBefore w:val="0"/>
        <w:rPr/>
      </w:pPr>
      <w:r w:rsidDel="00000000" w:rsidR="00000000" w:rsidRPr="00000000">
        <w:rPr>
          <w:rtl w:val="0"/>
        </w:rPr>
        <w:tab/>
        <w:t xml:space="preserve">    </w:t>
        <w:tab/>
        <w:t xml:space="preserve">case 4:</w:t>
      </w:r>
    </w:p>
    <w:p w:rsidR="00000000" w:rsidDel="00000000" w:rsidP="00000000" w:rsidRDefault="00000000" w:rsidRPr="00000000" w14:paraId="000001C1">
      <w:pPr>
        <w:pageBreakBefore w:val="0"/>
        <w:rPr/>
      </w:pPr>
      <w:r w:rsidDel="00000000" w:rsidR="00000000" w:rsidRPr="00000000">
        <w:rPr>
          <w:rtl w:val="0"/>
        </w:rPr>
        <w:tab/>
        <w:t xml:space="preserve">    </w:t>
        <w:tab/>
        <w:t xml:space="preserve">chuyenmay(K,n);</w:t>
      </w:r>
    </w:p>
    <w:p w:rsidR="00000000" w:rsidDel="00000000" w:rsidP="00000000" w:rsidRDefault="00000000" w:rsidRPr="00000000" w14:paraId="000001C2">
      <w:pPr>
        <w:pageBreakBefore w:val="0"/>
        <w:rPr/>
      </w:pPr>
      <w:r w:rsidDel="00000000" w:rsidR="00000000" w:rsidRPr="00000000">
        <w:rPr>
          <w:rtl w:val="0"/>
        </w:rPr>
        <w:tab/>
        <w:t xml:space="preserve">    </w:t>
        <w:tab/>
        <w:t xml:space="preserve">break;</w:t>
      </w:r>
    </w:p>
    <w:p w:rsidR="00000000" w:rsidDel="00000000" w:rsidP="00000000" w:rsidRDefault="00000000" w:rsidRPr="00000000" w14:paraId="000001C3">
      <w:pPr>
        <w:pageBreakBefore w:val="0"/>
        <w:rPr/>
      </w:pPr>
      <w:r w:rsidDel="00000000" w:rsidR="00000000" w:rsidRPr="00000000">
        <w:rPr>
          <w:rtl w:val="0"/>
        </w:rPr>
        <w:tab/>
        <w:t xml:space="preserve">    </w:t>
        <w:tab/>
        <w:t xml:space="preserve">case 5:</w:t>
      </w:r>
    </w:p>
    <w:p w:rsidR="00000000" w:rsidDel="00000000" w:rsidP="00000000" w:rsidRDefault="00000000" w:rsidRPr="00000000" w14:paraId="000001C4">
      <w:pPr>
        <w:pageBreakBefore w:val="0"/>
        <w:rPr/>
      </w:pPr>
      <w:r w:rsidDel="00000000" w:rsidR="00000000" w:rsidRPr="00000000">
        <w:rPr>
          <w:rtl w:val="0"/>
        </w:rPr>
        <w:tab/>
        <w:t xml:space="preserve">    </w:t>
        <w:tab/>
        <w:t xml:space="preserve">trangthai(K,n);</w:t>
      </w:r>
    </w:p>
    <w:p w:rsidR="00000000" w:rsidDel="00000000" w:rsidP="00000000" w:rsidRDefault="00000000" w:rsidRPr="00000000" w14:paraId="000001C5">
      <w:pPr>
        <w:pageBreakBefore w:val="0"/>
        <w:rPr/>
      </w:pPr>
      <w:r w:rsidDel="00000000" w:rsidR="00000000" w:rsidRPr="00000000">
        <w:rPr>
          <w:rtl w:val="0"/>
        </w:rPr>
        <w:tab/>
        <w:t xml:space="preserve">    </w:t>
        <w:tab/>
        <w:t xml:space="preserve">break;</w:t>
      </w:r>
    </w:p>
    <w:p w:rsidR="00000000" w:rsidDel="00000000" w:rsidP="00000000" w:rsidRDefault="00000000" w:rsidRPr="00000000" w14:paraId="000001C6">
      <w:pPr>
        <w:pageBreakBefore w:val="0"/>
        <w:rPr/>
      </w:pPr>
      <w:r w:rsidDel="00000000" w:rsidR="00000000" w:rsidRPr="00000000">
        <w:rPr>
          <w:rtl w:val="0"/>
        </w:rPr>
        <w:tab/>
        <w:t xml:space="preserve">    </w:t>
        <w:tab/>
        <w:t xml:space="preserve">case 6:</w:t>
      </w:r>
    </w:p>
    <w:p w:rsidR="00000000" w:rsidDel="00000000" w:rsidP="00000000" w:rsidRDefault="00000000" w:rsidRPr="00000000" w14:paraId="000001C7">
      <w:pPr>
        <w:pageBreakBefore w:val="0"/>
        <w:rPr/>
      </w:pPr>
      <w:r w:rsidDel="00000000" w:rsidR="00000000" w:rsidRPr="00000000">
        <w:rPr>
          <w:rtl w:val="0"/>
        </w:rPr>
        <w:tab/>
        <w:t xml:space="preserve">    </w:t>
        <w:tab/>
        <w:t xml:space="preserve">doanhthu(K,n);</w:t>
      </w:r>
    </w:p>
    <w:p w:rsidR="00000000" w:rsidDel="00000000" w:rsidP="00000000" w:rsidRDefault="00000000" w:rsidRPr="00000000" w14:paraId="000001C8">
      <w:pPr>
        <w:pageBreakBefore w:val="0"/>
        <w:rPr/>
      </w:pPr>
      <w:r w:rsidDel="00000000" w:rsidR="00000000" w:rsidRPr="00000000">
        <w:rPr>
          <w:rtl w:val="0"/>
        </w:rPr>
        <w:tab/>
        <w:t xml:space="preserve">    </w:t>
        <w:tab/>
        <w:t xml:space="preserve">break;</w:t>
      </w:r>
    </w:p>
    <w:p w:rsidR="00000000" w:rsidDel="00000000" w:rsidP="00000000" w:rsidRDefault="00000000" w:rsidRPr="00000000" w14:paraId="000001C9">
      <w:pPr>
        <w:pageBreakBefore w:val="0"/>
        <w:rPr/>
      </w:pPr>
      <w:r w:rsidDel="00000000" w:rsidR="00000000" w:rsidRPr="00000000">
        <w:rPr>
          <w:rtl w:val="0"/>
        </w:rPr>
        <w:tab/>
        <w:t xml:space="preserve">    </w:t>
        <w:tab/>
        <w:t xml:space="preserve">case 7:</w:t>
      </w:r>
    </w:p>
    <w:p w:rsidR="00000000" w:rsidDel="00000000" w:rsidP="00000000" w:rsidRDefault="00000000" w:rsidRPr="00000000" w14:paraId="000001CA">
      <w:pPr>
        <w:pageBreakBefore w:val="0"/>
        <w:rPr/>
      </w:pPr>
      <w:r w:rsidDel="00000000" w:rsidR="00000000" w:rsidRPr="00000000">
        <w:rPr>
          <w:rtl w:val="0"/>
        </w:rPr>
        <w:tab/>
        <w:t xml:space="preserve">    </w:t>
        <w:tab/>
        <w:t xml:space="preserve">goiy(K,n);</w:t>
      </w:r>
    </w:p>
    <w:p w:rsidR="00000000" w:rsidDel="00000000" w:rsidP="00000000" w:rsidRDefault="00000000" w:rsidRPr="00000000" w14:paraId="000001CB">
      <w:pPr>
        <w:pageBreakBefore w:val="0"/>
        <w:rPr/>
      </w:pPr>
      <w:r w:rsidDel="00000000" w:rsidR="00000000" w:rsidRPr="00000000">
        <w:rPr>
          <w:rtl w:val="0"/>
        </w:rPr>
        <w:tab/>
        <w:t xml:space="preserve">    </w:t>
        <w:tab/>
        <w:t xml:space="preserve">break;</w:t>
      </w:r>
    </w:p>
    <w:p w:rsidR="00000000" w:rsidDel="00000000" w:rsidP="00000000" w:rsidRDefault="00000000" w:rsidRPr="00000000" w14:paraId="000001CC">
      <w:pPr>
        <w:pageBreakBefore w:val="0"/>
        <w:rPr/>
      </w:pPr>
      <w:r w:rsidDel="00000000" w:rsidR="00000000" w:rsidRPr="00000000">
        <w:rPr>
          <w:rtl w:val="0"/>
        </w:rPr>
        <w:tab/>
        <w:t xml:space="preserve">    </w:t>
        <w:tab/>
        <w:t xml:space="preserve">case 8:</w:t>
      </w:r>
    </w:p>
    <w:p w:rsidR="00000000" w:rsidDel="00000000" w:rsidP="00000000" w:rsidRDefault="00000000" w:rsidRPr="00000000" w14:paraId="000001CD">
      <w:pPr>
        <w:pageBreakBefore w:val="0"/>
        <w:rPr/>
      </w:pPr>
      <w:r w:rsidDel="00000000" w:rsidR="00000000" w:rsidRPr="00000000">
        <w:rPr>
          <w:rtl w:val="0"/>
        </w:rPr>
        <w:tab/>
        <w:t xml:space="preserve">    </w:t>
        <w:tab/>
        <w:t xml:space="preserve">printf("Goodbye!.......");</w:t>
      </w:r>
    </w:p>
    <w:p w:rsidR="00000000" w:rsidDel="00000000" w:rsidP="00000000" w:rsidRDefault="00000000" w:rsidRPr="00000000" w14:paraId="000001CE">
      <w:pPr>
        <w:pageBreakBefore w:val="0"/>
        <w:rPr/>
      </w:pPr>
      <w:r w:rsidDel="00000000" w:rsidR="00000000" w:rsidRPr="00000000">
        <w:rPr>
          <w:rtl w:val="0"/>
        </w:rPr>
        <w:tab/>
        <w:t xml:space="preserve">    </w:t>
        <w:tab/>
        <w:t xml:space="preserve">break;</w:t>
      </w:r>
    </w:p>
    <w:p w:rsidR="00000000" w:rsidDel="00000000" w:rsidP="00000000" w:rsidRDefault="00000000" w:rsidRPr="00000000" w14:paraId="000001CF">
      <w:pPr>
        <w:pageBreakBefore w:val="0"/>
        <w:rPr/>
      </w:pPr>
      <w:r w:rsidDel="00000000" w:rsidR="00000000" w:rsidRPr="00000000">
        <w:rPr>
          <w:rtl w:val="0"/>
        </w:rPr>
        <w:tab/>
        <w:t xml:space="preserve">    </w:t>
        <w:tab/>
        <w:t xml:space="preserve">default : printf("Please Enter Again !");</w:t>
      </w:r>
    </w:p>
    <w:p w:rsidR="00000000" w:rsidDel="00000000" w:rsidP="00000000" w:rsidRDefault="00000000" w:rsidRPr="00000000" w14:paraId="000001D0">
      <w:pPr>
        <w:pageBreakBefore w:val="0"/>
        <w:rPr/>
      </w:pPr>
      <w:r w:rsidDel="00000000" w:rsidR="00000000" w:rsidRPr="00000000">
        <w:rPr>
          <w:rtl w:val="0"/>
        </w:rPr>
        <w:tab/>
        <w:tab/>
        <w:t xml:space="preserve">}</w:t>
      </w:r>
    </w:p>
    <w:p w:rsidR="00000000" w:rsidDel="00000000" w:rsidP="00000000" w:rsidRDefault="00000000" w:rsidRPr="00000000" w14:paraId="000001D1">
      <w:pPr>
        <w:pageBreakBefore w:val="0"/>
        <w:rPr/>
      </w:pPr>
      <w:r w:rsidDel="00000000" w:rsidR="00000000" w:rsidRPr="00000000">
        <w:rPr>
          <w:rtl w:val="0"/>
        </w:rPr>
        <w:tab/>
        <w:t xml:space="preserve">}</w:t>
      </w:r>
    </w:p>
    <w:p w:rsidR="00000000" w:rsidDel="00000000" w:rsidP="00000000" w:rsidRDefault="00000000" w:rsidRPr="00000000" w14:paraId="000001D2">
      <w:pPr>
        <w:pageBreakBefore w:val="0"/>
        <w:rPr/>
      </w:pPr>
      <w:r w:rsidDel="00000000" w:rsidR="00000000" w:rsidRPr="00000000">
        <w:rPr>
          <w:rtl w:val="0"/>
        </w:rPr>
        <w:t xml:space="preserve">}</w:t>
      </w:r>
    </w:p>
    <w:p w:rsidR="00000000" w:rsidDel="00000000" w:rsidP="00000000" w:rsidRDefault="00000000" w:rsidRPr="00000000" w14:paraId="000001D3">
      <w:pPr>
        <w:pageBreakBefore w:val="0"/>
        <w:rPr/>
      </w:pPr>
      <w:r w:rsidDel="00000000" w:rsidR="00000000" w:rsidRPr="00000000">
        <w:rPr>
          <w:rtl w:val="0"/>
        </w:rPr>
      </w:r>
    </w:p>
    <w:p w:rsidR="00000000" w:rsidDel="00000000" w:rsidP="00000000" w:rsidRDefault="00000000" w:rsidRPr="00000000" w14:paraId="000001D4">
      <w:pPr>
        <w:pageBreakBefore w:val="0"/>
        <w:rPr/>
      </w:pPr>
      <w:r w:rsidDel="00000000" w:rsidR="00000000" w:rsidRPr="00000000">
        <w:rPr>
          <w:rtl w:val="0"/>
        </w:rPr>
      </w:r>
    </w:p>
    <w:p w:rsidR="00000000" w:rsidDel="00000000" w:rsidP="00000000" w:rsidRDefault="00000000" w:rsidRPr="00000000" w14:paraId="000001D5">
      <w:pPr>
        <w:pageBreakBefore w:val="0"/>
        <w:rPr/>
      </w:pPr>
      <w:r w:rsidDel="00000000" w:rsidR="00000000" w:rsidRPr="00000000">
        <w:rPr>
          <w:rtl w:val="0"/>
        </w:rPr>
      </w:r>
    </w:p>
    <w:p w:rsidR="00000000" w:rsidDel="00000000" w:rsidP="00000000" w:rsidRDefault="00000000" w:rsidRPr="00000000" w14:paraId="000001D6">
      <w:pPr>
        <w:pageBreakBefore w:val="0"/>
        <w:rPr/>
      </w:pPr>
      <w:r w:rsidDel="00000000" w:rsidR="00000000" w:rsidRPr="00000000">
        <w:rPr>
          <w:rtl w:val="0"/>
        </w:rPr>
      </w:r>
    </w:p>
    <w:p w:rsidR="00000000" w:rsidDel="00000000" w:rsidP="00000000" w:rsidRDefault="00000000" w:rsidRPr="00000000" w14:paraId="000001D7">
      <w:pPr>
        <w:pageBreakBefore w:val="0"/>
        <w:rPr/>
      </w:pPr>
      <w:r w:rsidDel="00000000" w:rsidR="00000000" w:rsidRPr="00000000">
        <w:rPr>
          <w:rtl w:val="0"/>
        </w:rPr>
      </w:r>
    </w:p>
    <w:p w:rsidR="00000000" w:rsidDel="00000000" w:rsidP="00000000" w:rsidRDefault="00000000" w:rsidRPr="00000000" w14:paraId="000001D8">
      <w:pPr>
        <w:pageBreakBefore w:val="0"/>
        <w:rPr/>
      </w:pPr>
      <w:r w:rsidDel="00000000" w:rsidR="00000000" w:rsidRPr="00000000">
        <w:rPr>
          <w:rtl w:val="0"/>
        </w:rPr>
      </w:r>
    </w:p>
    <w:p w:rsidR="00000000" w:rsidDel="00000000" w:rsidP="00000000" w:rsidRDefault="00000000" w:rsidRPr="00000000" w14:paraId="000001D9">
      <w:pPr>
        <w:pageBreakBefore w:val="0"/>
        <w:rPr/>
      </w:pPr>
      <w:r w:rsidDel="00000000" w:rsidR="00000000" w:rsidRPr="00000000">
        <w:rPr>
          <w:rtl w:val="0"/>
        </w:rPr>
      </w:r>
    </w:p>
    <w:p w:rsidR="00000000" w:rsidDel="00000000" w:rsidP="00000000" w:rsidRDefault="00000000" w:rsidRPr="00000000" w14:paraId="000001DA">
      <w:pPr>
        <w:pageBreakBefore w:val="0"/>
        <w:rPr/>
      </w:pPr>
      <w:r w:rsidDel="00000000" w:rsidR="00000000" w:rsidRPr="00000000">
        <w:rPr>
          <w:rtl w:val="0"/>
        </w:rPr>
      </w:r>
    </w:p>
    <w:p w:rsidR="00000000" w:rsidDel="00000000" w:rsidP="00000000" w:rsidRDefault="00000000" w:rsidRPr="00000000" w14:paraId="000001DB">
      <w:pPr>
        <w:pageBreakBefore w:val="0"/>
        <w:rPr/>
      </w:pPr>
      <w:r w:rsidDel="00000000" w:rsidR="00000000" w:rsidRPr="00000000">
        <w:rPr>
          <w:rtl w:val="0"/>
        </w:rPr>
      </w:r>
    </w:p>
    <w:p w:rsidR="00000000" w:rsidDel="00000000" w:rsidP="00000000" w:rsidRDefault="00000000" w:rsidRPr="00000000" w14:paraId="000001DC">
      <w:pPr>
        <w:pageBreakBefore w:val="0"/>
        <w:rPr>
          <w:b w:val="1"/>
        </w:rPr>
      </w:pPr>
      <w:r w:rsidDel="00000000" w:rsidR="00000000" w:rsidRPr="00000000">
        <w:rPr>
          <w:b w:val="1"/>
          <w:rtl w:val="0"/>
        </w:rPr>
        <w:t xml:space="preserve">Đề K55(1)</w:t>
      </w:r>
    </w:p>
    <w:p w:rsidR="00000000" w:rsidDel="00000000" w:rsidP="00000000" w:rsidRDefault="00000000" w:rsidRPr="00000000" w14:paraId="000001DD">
      <w:pPr>
        <w:pageBreakBefore w:val="0"/>
        <w:rPr/>
      </w:pPr>
      <w:r w:rsidDel="00000000" w:rsidR="00000000" w:rsidRPr="00000000">
        <w:rPr>
          <w:rtl w:val="0"/>
        </w:rPr>
      </w:r>
    </w:p>
    <w:p w:rsidR="00000000" w:rsidDel="00000000" w:rsidP="00000000" w:rsidRDefault="00000000" w:rsidRPr="00000000" w14:paraId="000001DE">
      <w:pPr>
        <w:pageBreakBefore w:val="0"/>
        <w:rPr/>
      </w:pPr>
      <w:r w:rsidDel="00000000" w:rsidR="00000000" w:rsidRPr="00000000">
        <w:rPr>
          <w:rtl w:val="0"/>
        </w:rPr>
        <w:t xml:space="preserve">#include&lt;stdio.h&gt;</w:t>
      </w:r>
    </w:p>
    <w:p w:rsidR="00000000" w:rsidDel="00000000" w:rsidP="00000000" w:rsidRDefault="00000000" w:rsidRPr="00000000" w14:paraId="000001DF">
      <w:pPr>
        <w:pageBreakBefore w:val="0"/>
        <w:rPr/>
      </w:pPr>
      <w:r w:rsidDel="00000000" w:rsidR="00000000" w:rsidRPr="00000000">
        <w:rPr>
          <w:rtl w:val="0"/>
        </w:rPr>
        <w:t xml:space="preserve">#include&lt;string.h&gt;</w:t>
      </w:r>
    </w:p>
    <w:p w:rsidR="00000000" w:rsidDel="00000000" w:rsidP="00000000" w:rsidRDefault="00000000" w:rsidRPr="00000000" w14:paraId="000001E0">
      <w:pPr>
        <w:pageBreakBefore w:val="0"/>
        <w:rPr/>
      </w:pPr>
      <w:r w:rsidDel="00000000" w:rsidR="00000000" w:rsidRPr="00000000">
        <w:rPr>
          <w:rtl w:val="0"/>
        </w:rPr>
        <w:t xml:space="preserve">#include&lt;stdlib.h&gt;</w:t>
      </w:r>
    </w:p>
    <w:p w:rsidR="00000000" w:rsidDel="00000000" w:rsidP="00000000" w:rsidRDefault="00000000" w:rsidRPr="00000000" w14:paraId="000001E1">
      <w:pPr>
        <w:pageBreakBefore w:val="0"/>
        <w:rPr/>
      </w:pPr>
      <w:r w:rsidDel="00000000" w:rsidR="00000000" w:rsidRPr="00000000">
        <w:rPr>
          <w:rtl w:val="0"/>
        </w:rPr>
        <w:t xml:space="preserve">#define MAX 10</w:t>
      </w:r>
    </w:p>
    <w:p w:rsidR="00000000" w:rsidDel="00000000" w:rsidP="00000000" w:rsidRDefault="00000000" w:rsidRPr="00000000" w14:paraId="000001E2">
      <w:pPr>
        <w:pageBreakBefore w:val="0"/>
        <w:rPr/>
      </w:pPr>
      <w:r w:rsidDel="00000000" w:rsidR="00000000" w:rsidRPr="00000000">
        <w:rPr>
          <w:rtl w:val="0"/>
        </w:rPr>
        <w:t xml:space="preserve">typedef struct </w:t>
      </w:r>
    </w:p>
    <w:p w:rsidR="00000000" w:rsidDel="00000000" w:rsidP="00000000" w:rsidRDefault="00000000" w:rsidRPr="00000000" w14:paraId="000001E3">
      <w:pPr>
        <w:pageBreakBefore w:val="0"/>
        <w:rPr/>
      </w:pPr>
      <w:r w:rsidDel="00000000" w:rsidR="00000000" w:rsidRPr="00000000">
        <w:rPr>
          <w:rtl w:val="0"/>
        </w:rPr>
        <w:t xml:space="preserve">{</w:t>
      </w:r>
    </w:p>
    <w:p w:rsidR="00000000" w:rsidDel="00000000" w:rsidP="00000000" w:rsidRDefault="00000000" w:rsidRPr="00000000" w14:paraId="000001E4">
      <w:pPr>
        <w:pageBreakBefore w:val="0"/>
        <w:rPr/>
      </w:pPr>
      <w:r w:rsidDel="00000000" w:rsidR="00000000" w:rsidRPr="00000000">
        <w:rPr>
          <w:rtl w:val="0"/>
        </w:rPr>
        <w:tab/>
        <w:t xml:space="preserve">char hoten[30];</w:t>
      </w:r>
    </w:p>
    <w:p w:rsidR="00000000" w:rsidDel="00000000" w:rsidP="00000000" w:rsidRDefault="00000000" w:rsidRPr="00000000" w14:paraId="000001E5">
      <w:pPr>
        <w:pageBreakBefore w:val="0"/>
        <w:rPr/>
      </w:pPr>
      <w:r w:rsidDel="00000000" w:rsidR="00000000" w:rsidRPr="00000000">
        <w:rPr>
          <w:rtl w:val="0"/>
        </w:rPr>
        <w:tab/>
        <w:t xml:space="preserve">int diem[5];</w:t>
      </w:r>
    </w:p>
    <w:p w:rsidR="00000000" w:rsidDel="00000000" w:rsidP="00000000" w:rsidRDefault="00000000" w:rsidRPr="00000000" w14:paraId="000001E6">
      <w:pPr>
        <w:pageBreakBefore w:val="0"/>
        <w:rPr/>
      </w:pPr>
      <w:r w:rsidDel="00000000" w:rsidR="00000000" w:rsidRPr="00000000">
        <w:rPr>
          <w:rtl w:val="0"/>
        </w:rPr>
        <w:t xml:space="preserve">}ketquathidau;</w:t>
      </w:r>
    </w:p>
    <w:p w:rsidR="00000000" w:rsidDel="00000000" w:rsidP="00000000" w:rsidRDefault="00000000" w:rsidRPr="00000000" w14:paraId="000001E7">
      <w:pPr>
        <w:pageBreakBefore w:val="0"/>
        <w:rPr/>
      </w:pPr>
      <w:r w:rsidDel="00000000" w:rsidR="00000000" w:rsidRPr="00000000">
        <w:rPr>
          <w:rtl w:val="0"/>
        </w:rPr>
        <w:t xml:space="preserve">void nhap(ketquathidau*vdv,int n)</w:t>
      </w:r>
    </w:p>
    <w:p w:rsidR="00000000" w:rsidDel="00000000" w:rsidP="00000000" w:rsidRDefault="00000000" w:rsidRPr="00000000" w14:paraId="000001E8">
      <w:pPr>
        <w:pageBreakBefore w:val="0"/>
        <w:rPr/>
      </w:pPr>
      <w:r w:rsidDel="00000000" w:rsidR="00000000" w:rsidRPr="00000000">
        <w:rPr>
          <w:rtl w:val="0"/>
        </w:rPr>
        <w:t xml:space="preserve">{</w:t>
      </w:r>
    </w:p>
    <w:p w:rsidR="00000000" w:rsidDel="00000000" w:rsidP="00000000" w:rsidRDefault="00000000" w:rsidRPr="00000000" w14:paraId="000001E9">
      <w:pPr>
        <w:pageBreakBefore w:val="0"/>
        <w:rPr/>
      </w:pPr>
      <w:r w:rsidDel="00000000" w:rsidR="00000000" w:rsidRPr="00000000">
        <w:rPr>
          <w:rtl w:val="0"/>
        </w:rPr>
        <w:tab/>
        <w:t xml:space="preserve">int i;</w:t>
      </w:r>
    </w:p>
    <w:p w:rsidR="00000000" w:rsidDel="00000000" w:rsidP="00000000" w:rsidRDefault="00000000" w:rsidRPr="00000000" w14:paraId="000001EA">
      <w:pPr>
        <w:pageBreakBefore w:val="0"/>
        <w:rPr/>
      </w:pPr>
      <w:r w:rsidDel="00000000" w:rsidR="00000000" w:rsidRPr="00000000">
        <w:rPr>
          <w:rtl w:val="0"/>
        </w:rPr>
        <w:tab/>
        <w:t xml:space="preserve">for(i=0;i&lt;n;i++)</w:t>
      </w:r>
    </w:p>
    <w:p w:rsidR="00000000" w:rsidDel="00000000" w:rsidP="00000000" w:rsidRDefault="00000000" w:rsidRPr="00000000" w14:paraId="000001EB">
      <w:pPr>
        <w:pageBreakBefore w:val="0"/>
        <w:rPr/>
      </w:pPr>
      <w:r w:rsidDel="00000000" w:rsidR="00000000" w:rsidRPr="00000000">
        <w:rPr>
          <w:rtl w:val="0"/>
        </w:rPr>
        <w:tab/>
        <w:t xml:space="preserve">{</w:t>
      </w:r>
    </w:p>
    <w:p w:rsidR="00000000" w:rsidDel="00000000" w:rsidP="00000000" w:rsidRDefault="00000000" w:rsidRPr="00000000" w14:paraId="000001EC">
      <w:pPr>
        <w:pageBreakBefore w:val="0"/>
        <w:rPr/>
      </w:pPr>
      <w:r w:rsidDel="00000000" w:rsidR="00000000" w:rsidRPr="00000000">
        <w:rPr>
          <w:rtl w:val="0"/>
        </w:rPr>
        <w:tab/>
        <w:tab/>
        <w:t xml:space="preserve">printf("Nhap ten vdv [%d]",i+1);</w:t>
      </w:r>
    </w:p>
    <w:p w:rsidR="00000000" w:rsidDel="00000000" w:rsidP="00000000" w:rsidRDefault="00000000" w:rsidRPr="00000000" w14:paraId="000001ED">
      <w:pPr>
        <w:pageBreakBefore w:val="0"/>
        <w:rPr/>
      </w:pPr>
      <w:r w:rsidDel="00000000" w:rsidR="00000000" w:rsidRPr="00000000">
        <w:rPr>
          <w:rtl w:val="0"/>
        </w:rPr>
        <w:tab/>
        <w:tab/>
        <w:t xml:space="preserve">fflush(stdin);</w:t>
      </w:r>
    </w:p>
    <w:p w:rsidR="00000000" w:rsidDel="00000000" w:rsidP="00000000" w:rsidRDefault="00000000" w:rsidRPr="00000000" w14:paraId="000001EE">
      <w:pPr>
        <w:pageBreakBefore w:val="0"/>
        <w:rPr/>
      </w:pPr>
      <w:r w:rsidDel="00000000" w:rsidR="00000000" w:rsidRPr="00000000">
        <w:rPr>
          <w:rtl w:val="0"/>
        </w:rPr>
        <w:tab/>
        <w:tab/>
        <w:t xml:space="preserve">gets(vdv[i].hoten);</w:t>
      </w:r>
    </w:p>
    <w:p w:rsidR="00000000" w:rsidDel="00000000" w:rsidP="00000000" w:rsidRDefault="00000000" w:rsidRPr="00000000" w14:paraId="000001EF">
      <w:pPr>
        <w:pageBreakBefore w:val="0"/>
        <w:rPr/>
      </w:pPr>
      <w:r w:rsidDel="00000000" w:rsidR="00000000" w:rsidRPr="00000000">
        <w:rPr>
          <w:rtl w:val="0"/>
        </w:rPr>
        <w:tab/>
        <w:t xml:space="preserve">}</w:t>
      </w:r>
    </w:p>
    <w:p w:rsidR="00000000" w:rsidDel="00000000" w:rsidP="00000000" w:rsidRDefault="00000000" w:rsidRPr="00000000" w14:paraId="000001F0">
      <w:pPr>
        <w:pageBreakBefore w:val="0"/>
        <w:rPr/>
      </w:pPr>
      <w:r w:rsidDel="00000000" w:rsidR="00000000" w:rsidRPr="00000000">
        <w:rPr>
          <w:rtl w:val="0"/>
        </w:rPr>
        <w:t xml:space="preserve">}</w:t>
      </w:r>
    </w:p>
    <w:p w:rsidR="00000000" w:rsidDel="00000000" w:rsidP="00000000" w:rsidRDefault="00000000" w:rsidRPr="00000000" w14:paraId="000001F1">
      <w:pPr>
        <w:pageBreakBefore w:val="0"/>
        <w:rPr/>
      </w:pPr>
      <w:r w:rsidDel="00000000" w:rsidR="00000000" w:rsidRPr="00000000">
        <w:rPr>
          <w:rtl w:val="0"/>
        </w:rPr>
        <w:t xml:space="preserve">void thidau(ketquathidau*vdv,int n)</w:t>
      </w:r>
    </w:p>
    <w:p w:rsidR="00000000" w:rsidDel="00000000" w:rsidP="00000000" w:rsidRDefault="00000000" w:rsidRPr="00000000" w14:paraId="000001F2">
      <w:pPr>
        <w:pageBreakBefore w:val="0"/>
        <w:rPr/>
      </w:pPr>
      <w:r w:rsidDel="00000000" w:rsidR="00000000" w:rsidRPr="00000000">
        <w:rPr>
          <w:rtl w:val="0"/>
        </w:rPr>
        <w:t xml:space="preserve">{</w:t>
      </w:r>
    </w:p>
    <w:p w:rsidR="00000000" w:rsidDel="00000000" w:rsidP="00000000" w:rsidRDefault="00000000" w:rsidRPr="00000000" w14:paraId="000001F3">
      <w:pPr>
        <w:pageBreakBefore w:val="0"/>
        <w:rPr/>
      </w:pPr>
      <w:r w:rsidDel="00000000" w:rsidR="00000000" w:rsidRPr="00000000">
        <w:rPr>
          <w:rtl w:val="0"/>
        </w:rPr>
        <w:tab/>
        <w:t xml:space="preserve">int i,j;</w:t>
      </w:r>
    </w:p>
    <w:p w:rsidR="00000000" w:rsidDel="00000000" w:rsidP="00000000" w:rsidRDefault="00000000" w:rsidRPr="00000000" w14:paraId="000001F4">
      <w:pPr>
        <w:pageBreakBefore w:val="0"/>
        <w:rPr/>
      </w:pPr>
      <w:r w:rsidDel="00000000" w:rsidR="00000000" w:rsidRPr="00000000">
        <w:rPr>
          <w:rtl w:val="0"/>
        </w:rPr>
        <w:tab/>
      </w:r>
    </w:p>
    <w:p w:rsidR="00000000" w:rsidDel="00000000" w:rsidP="00000000" w:rsidRDefault="00000000" w:rsidRPr="00000000" w14:paraId="000001F5">
      <w:pPr>
        <w:pageBreakBefore w:val="0"/>
        <w:rPr/>
      </w:pPr>
      <w:r w:rsidDel="00000000" w:rsidR="00000000" w:rsidRPr="00000000">
        <w:rPr>
          <w:rtl w:val="0"/>
        </w:rPr>
        <w:tab/>
        <w:t xml:space="preserve">for(j=0;j&lt;=4;j++)</w:t>
      </w:r>
    </w:p>
    <w:p w:rsidR="00000000" w:rsidDel="00000000" w:rsidP="00000000" w:rsidRDefault="00000000" w:rsidRPr="00000000" w14:paraId="000001F6">
      <w:pPr>
        <w:pageBreakBefore w:val="0"/>
        <w:rPr/>
      </w:pPr>
      <w:r w:rsidDel="00000000" w:rsidR="00000000" w:rsidRPr="00000000">
        <w:rPr>
          <w:rtl w:val="0"/>
        </w:rPr>
        <w:tab/>
        <w:t xml:space="preserve">{</w:t>
      </w:r>
    </w:p>
    <w:p w:rsidR="00000000" w:rsidDel="00000000" w:rsidP="00000000" w:rsidRDefault="00000000" w:rsidRPr="00000000" w14:paraId="000001F7">
      <w:pPr>
        <w:pageBreakBefore w:val="0"/>
        <w:rPr/>
      </w:pPr>
      <w:r w:rsidDel="00000000" w:rsidR="00000000" w:rsidRPr="00000000">
        <w:rPr>
          <w:rtl w:val="0"/>
        </w:rPr>
        <w:tab/>
        <w:tab/>
      </w:r>
    </w:p>
    <w:p w:rsidR="00000000" w:rsidDel="00000000" w:rsidP="00000000" w:rsidRDefault="00000000" w:rsidRPr="00000000" w14:paraId="000001F8">
      <w:pPr>
        <w:pageBreakBefore w:val="0"/>
        <w:rPr/>
      </w:pPr>
      <w:r w:rsidDel="00000000" w:rsidR="00000000" w:rsidRPr="00000000">
        <w:rPr>
          <w:rtl w:val="0"/>
        </w:rPr>
        <w:tab/>
        <w:tab/>
        <w:t xml:space="preserve">printf("Luot thi dau thu %d :\n",j+1);</w:t>
      </w:r>
    </w:p>
    <w:p w:rsidR="00000000" w:rsidDel="00000000" w:rsidP="00000000" w:rsidRDefault="00000000" w:rsidRPr="00000000" w14:paraId="000001F9">
      <w:pPr>
        <w:pageBreakBefore w:val="0"/>
        <w:rPr/>
      </w:pPr>
      <w:r w:rsidDel="00000000" w:rsidR="00000000" w:rsidRPr="00000000">
        <w:rPr>
          <w:rtl w:val="0"/>
        </w:rPr>
        <w:tab/>
        <w:tab/>
        <w:t xml:space="preserve">for(i=0;i&lt;n;i++)</w:t>
      </w:r>
    </w:p>
    <w:p w:rsidR="00000000" w:rsidDel="00000000" w:rsidP="00000000" w:rsidRDefault="00000000" w:rsidRPr="00000000" w14:paraId="000001FA">
      <w:pPr>
        <w:pageBreakBefore w:val="0"/>
        <w:rPr/>
      </w:pPr>
      <w:r w:rsidDel="00000000" w:rsidR="00000000" w:rsidRPr="00000000">
        <w:rPr>
          <w:rtl w:val="0"/>
        </w:rPr>
        <w:tab/>
        <w:tab/>
        <w:t xml:space="preserve">{</w:t>
      </w:r>
    </w:p>
    <w:p w:rsidR="00000000" w:rsidDel="00000000" w:rsidP="00000000" w:rsidRDefault="00000000" w:rsidRPr="00000000" w14:paraId="000001FB">
      <w:pPr>
        <w:pageBreakBefore w:val="0"/>
        <w:rPr/>
      </w:pPr>
      <w:r w:rsidDel="00000000" w:rsidR="00000000" w:rsidRPr="00000000">
        <w:rPr>
          <w:rtl w:val="0"/>
        </w:rPr>
        <w:tab/>
        <w:tab/>
        <w:tab/>
        <w:t xml:space="preserve">printf("Van dong vien %d dat duoc :\n",i+1);</w:t>
      </w:r>
    </w:p>
    <w:p w:rsidR="00000000" w:rsidDel="00000000" w:rsidP="00000000" w:rsidRDefault="00000000" w:rsidRPr="00000000" w14:paraId="000001FC">
      <w:pPr>
        <w:pageBreakBefore w:val="0"/>
        <w:rPr/>
      </w:pPr>
      <w:r w:rsidDel="00000000" w:rsidR="00000000" w:rsidRPr="00000000">
        <w:rPr>
          <w:rtl w:val="0"/>
        </w:rPr>
        <w:tab/>
        <w:tab/>
        <w:tab/>
        <w:t xml:space="preserve">scanf("%d",&amp;vdv[i].diem[j]);</w:t>
      </w:r>
    </w:p>
    <w:p w:rsidR="00000000" w:rsidDel="00000000" w:rsidP="00000000" w:rsidRDefault="00000000" w:rsidRPr="00000000" w14:paraId="000001FD">
      <w:pPr>
        <w:pageBreakBefore w:val="0"/>
        <w:rPr/>
      </w:pPr>
      <w:r w:rsidDel="00000000" w:rsidR="00000000" w:rsidRPr="00000000">
        <w:rPr>
          <w:rtl w:val="0"/>
        </w:rPr>
        <w:tab/>
        <w:tab/>
        <w:tab/>
        <w:t xml:space="preserve">while(vdv[i].diem[j]&lt;0||vdv[i].diem[j]&gt;10)</w:t>
      </w:r>
    </w:p>
    <w:p w:rsidR="00000000" w:rsidDel="00000000" w:rsidP="00000000" w:rsidRDefault="00000000" w:rsidRPr="00000000" w14:paraId="000001FE">
      <w:pPr>
        <w:pageBreakBefore w:val="0"/>
        <w:rPr/>
      </w:pPr>
      <w:r w:rsidDel="00000000" w:rsidR="00000000" w:rsidRPr="00000000">
        <w:rPr>
          <w:rtl w:val="0"/>
        </w:rPr>
        <w:tab/>
        <w:tab/>
        <w:tab/>
        <w:t xml:space="preserve">{</w:t>
      </w:r>
    </w:p>
    <w:p w:rsidR="00000000" w:rsidDel="00000000" w:rsidP="00000000" w:rsidRDefault="00000000" w:rsidRPr="00000000" w14:paraId="000001FF">
      <w:pPr>
        <w:pageBreakBefore w:val="0"/>
        <w:rPr/>
      </w:pPr>
      <w:r w:rsidDel="00000000" w:rsidR="00000000" w:rsidRPr="00000000">
        <w:rPr>
          <w:rtl w:val="0"/>
        </w:rPr>
        <w:tab/>
        <w:tab/>
        <w:tab/>
        <w:t xml:space="preserve">printf("diem ko hop le, moi nhap lai diem vdv %d :\n",i+1);</w:t>
      </w:r>
    </w:p>
    <w:p w:rsidR="00000000" w:rsidDel="00000000" w:rsidP="00000000" w:rsidRDefault="00000000" w:rsidRPr="00000000" w14:paraId="00000200">
      <w:pPr>
        <w:pageBreakBefore w:val="0"/>
        <w:rPr/>
      </w:pPr>
      <w:r w:rsidDel="00000000" w:rsidR="00000000" w:rsidRPr="00000000">
        <w:rPr>
          <w:rtl w:val="0"/>
        </w:rPr>
        <w:tab/>
        <w:tab/>
        <w:tab/>
        <w:t xml:space="preserve">scanf("%d",&amp;vdv[i].diem[j]);</w:t>
      </w:r>
    </w:p>
    <w:p w:rsidR="00000000" w:rsidDel="00000000" w:rsidP="00000000" w:rsidRDefault="00000000" w:rsidRPr="00000000" w14:paraId="00000201">
      <w:pPr>
        <w:pageBreakBefore w:val="0"/>
        <w:rPr/>
      </w:pPr>
      <w:r w:rsidDel="00000000" w:rsidR="00000000" w:rsidRPr="00000000">
        <w:rPr>
          <w:rtl w:val="0"/>
        </w:rPr>
        <w:tab/>
        <w:tab/>
        <w:tab/>
        <w:t xml:space="preserve">}</w:t>
        <w:tab/>
      </w:r>
    </w:p>
    <w:p w:rsidR="00000000" w:rsidDel="00000000" w:rsidP="00000000" w:rsidRDefault="00000000" w:rsidRPr="00000000" w14:paraId="00000202">
      <w:pPr>
        <w:pageBreakBefore w:val="0"/>
        <w:rPr/>
      </w:pPr>
      <w:r w:rsidDel="00000000" w:rsidR="00000000" w:rsidRPr="00000000">
        <w:rPr>
          <w:rtl w:val="0"/>
        </w:rPr>
        <w:tab/>
        <w:tab/>
        <w:t xml:space="preserve">}</w:t>
      </w:r>
    </w:p>
    <w:p w:rsidR="00000000" w:rsidDel="00000000" w:rsidP="00000000" w:rsidRDefault="00000000" w:rsidRPr="00000000" w14:paraId="00000203">
      <w:pPr>
        <w:pageBreakBefore w:val="0"/>
        <w:rPr/>
      </w:pPr>
      <w:r w:rsidDel="00000000" w:rsidR="00000000" w:rsidRPr="00000000">
        <w:rPr>
          <w:rtl w:val="0"/>
        </w:rPr>
        <w:tab/>
        <w:t xml:space="preserve">}</w:t>
      </w:r>
    </w:p>
    <w:p w:rsidR="00000000" w:rsidDel="00000000" w:rsidP="00000000" w:rsidRDefault="00000000" w:rsidRPr="00000000" w14:paraId="00000204">
      <w:pPr>
        <w:pageBreakBefore w:val="0"/>
        <w:rPr/>
      </w:pPr>
      <w:r w:rsidDel="00000000" w:rsidR="00000000" w:rsidRPr="00000000">
        <w:rPr>
          <w:rtl w:val="0"/>
        </w:rPr>
        <w:tab/>
      </w:r>
    </w:p>
    <w:p w:rsidR="00000000" w:rsidDel="00000000" w:rsidP="00000000" w:rsidRDefault="00000000" w:rsidRPr="00000000" w14:paraId="00000205">
      <w:pPr>
        <w:pageBreakBefore w:val="0"/>
        <w:rPr/>
      </w:pPr>
      <w:r w:rsidDel="00000000" w:rsidR="00000000" w:rsidRPr="00000000">
        <w:rPr>
          <w:rtl w:val="0"/>
        </w:rPr>
        <w:tab/>
        <w:t xml:space="preserve">printf("%-30s %-5d %-5d %-5d %-5d %-5d\n","Ho ten",1,2,3,4,5);</w:t>
      </w:r>
    </w:p>
    <w:p w:rsidR="00000000" w:rsidDel="00000000" w:rsidP="00000000" w:rsidRDefault="00000000" w:rsidRPr="00000000" w14:paraId="00000206">
      <w:pPr>
        <w:pageBreakBefore w:val="0"/>
        <w:rPr/>
      </w:pPr>
      <w:r w:rsidDel="00000000" w:rsidR="00000000" w:rsidRPr="00000000">
        <w:rPr>
          <w:rtl w:val="0"/>
        </w:rPr>
        <w:tab/>
        <w:t xml:space="preserve">for(i=0;i&lt;n;i++)</w:t>
      </w:r>
    </w:p>
    <w:p w:rsidR="00000000" w:rsidDel="00000000" w:rsidP="00000000" w:rsidRDefault="00000000" w:rsidRPr="00000000" w14:paraId="00000207">
      <w:pPr>
        <w:pageBreakBefore w:val="0"/>
        <w:rPr/>
      </w:pPr>
      <w:r w:rsidDel="00000000" w:rsidR="00000000" w:rsidRPr="00000000">
        <w:rPr>
          <w:rtl w:val="0"/>
        </w:rPr>
        <w:tab/>
        <w:t xml:space="preserve">{</w:t>
      </w:r>
    </w:p>
    <w:p w:rsidR="00000000" w:rsidDel="00000000" w:rsidP="00000000" w:rsidRDefault="00000000" w:rsidRPr="00000000" w14:paraId="00000208">
      <w:pPr>
        <w:pageBreakBefore w:val="0"/>
        <w:rPr/>
      </w:pPr>
      <w:r w:rsidDel="00000000" w:rsidR="00000000" w:rsidRPr="00000000">
        <w:rPr>
          <w:rtl w:val="0"/>
        </w:rPr>
        <w:tab/>
        <w:t xml:space="preserve">printf("%-30s %-5d %-5d %-5d %-5d %-5d\n",vdv[i].hoten,vdv[i].diem[0],vdv[i].diem[1],vdv[i].diem[2],vdv[i].diem[3],vdv[i].diem[4]);</w:t>
        <w:tab/>
      </w:r>
    </w:p>
    <w:p w:rsidR="00000000" w:rsidDel="00000000" w:rsidP="00000000" w:rsidRDefault="00000000" w:rsidRPr="00000000" w14:paraId="00000209">
      <w:pPr>
        <w:pageBreakBefore w:val="0"/>
        <w:rPr/>
      </w:pPr>
      <w:r w:rsidDel="00000000" w:rsidR="00000000" w:rsidRPr="00000000">
        <w:rPr>
          <w:rtl w:val="0"/>
        </w:rPr>
        <w:tab/>
        <w:t xml:space="preserve">}</w:t>
      </w:r>
    </w:p>
    <w:p w:rsidR="00000000" w:rsidDel="00000000" w:rsidP="00000000" w:rsidRDefault="00000000" w:rsidRPr="00000000" w14:paraId="0000020A">
      <w:pPr>
        <w:pageBreakBefore w:val="0"/>
        <w:rPr/>
      </w:pPr>
      <w:r w:rsidDel="00000000" w:rsidR="00000000" w:rsidRPr="00000000">
        <w:rPr>
          <w:rtl w:val="0"/>
        </w:rPr>
        <w:t xml:space="preserve">}</w:t>
      </w:r>
    </w:p>
    <w:p w:rsidR="00000000" w:rsidDel="00000000" w:rsidP="00000000" w:rsidRDefault="00000000" w:rsidRPr="00000000" w14:paraId="0000020B">
      <w:pPr>
        <w:pageBreakBefore w:val="0"/>
        <w:rPr/>
      </w:pPr>
      <w:r w:rsidDel="00000000" w:rsidR="00000000" w:rsidRPr="00000000">
        <w:rPr>
          <w:rtl w:val="0"/>
        </w:rPr>
        <w:t xml:space="preserve">void ranking(ketquathidau*vdv,int n)</w:t>
      </w:r>
    </w:p>
    <w:p w:rsidR="00000000" w:rsidDel="00000000" w:rsidP="00000000" w:rsidRDefault="00000000" w:rsidRPr="00000000" w14:paraId="0000020C">
      <w:pPr>
        <w:pageBreakBefore w:val="0"/>
        <w:rPr/>
      </w:pPr>
      <w:r w:rsidDel="00000000" w:rsidR="00000000" w:rsidRPr="00000000">
        <w:rPr>
          <w:rtl w:val="0"/>
        </w:rPr>
        <w:t xml:space="preserve">{</w:t>
      </w:r>
    </w:p>
    <w:p w:rsidR="00000000" w:rsidDel="00000000" w:rsidP="00000000" w:rsidRDefault="00000000" w:rsidRPr="00000000" w14:paraId="0000020D">
      <w:pPr>
        <w:pageBreakBefore w:val="0"/>
        <w:rPr/>
      </w:pPr>
      <w:r w:rsidDel="00000000" w:rsidR="00000000" w:rsidRPr="00000000">
        <w:rPr>
          <w:rtl w:val="0"/>
        </w:rPr>
        <w:tab/>
        <w:t xml:space="preserve">int i,j;</w:t>
      </w:r>
    </w:p>
    <w:p w:rsidR="00000000" w:rsidDel="00000000" w:rsidP="00000000" w:rsidRDefault="00000000" w:rsidRPr="00000000" w14:paraId="0000020E">
      <w:pPr>
        <w:pageBreakBefore w:val="0"/>
        <w:rPr/>
      </w:pPr>
      <w:r w:rsidDel="00000000" w:rsidR="00000000" w:rsidRPr="00000000">
        <w:rPr>
          <w:rtl w:val="0"/>
        </w:rPr>
        <w:tab/>
        <w:t xml:space="preserve">int sum[5];</w:t>
      </w:r>
    </w:p>
    <w:p w:rsidR="00000000" w:rsidDel="00000000" w:rsidP="00000000" w:rsidRDefault="00000000" w:rsidRPr="00000000" w14:paraId="0000020F">
      <w:pPr>
        <w:pageBreakBefore w:val="0"/>
        <w:rPr/>
      </w:pPr>
      <w:r w:rsidDel="00000000" w:rsidR="00000000" w:rsidRPr="00000000">
        <w:rPr>
          <w:rtl w:val="0"/>
        </w:rPr>
        <w:tab/>
        <w:t xml:space="preserve">int max,max1,max2;</w:t>
      </w:r>
    </w:p>
    <w:p w:rsidR="00000000" w:rsidDel="00000000" w:rsidP="00000000" w:rsidRDefault="00000000" w:rsidRPr="00000000" w14:paraId="00000210">
      <w:pPr>
        <w:pageBreakBefore w:val="0"/>
        <w:rPr/>
      </w:pPr>
      <w:r w:rsidDel="00000000" w:rsidR="00000000" w:rsidRPr="00000000">
        <w:rPr>
          <w:rtl w:val="0"/>
        </w:rPr>
        <w:tab/>
        <w:t xml:space="preserve">ketquathidau K[MAX];</w:t>
      </w:r>
    </w:p>
    <w:p w:rsidR="00000000" w:rsidDel="00000000" w:rsidP="00000000" w:rsidRDefault="00000000" w:rsidRPr="00000000" w14:paraId="00000211">
      <w:pPr>
        <w:pageBreakBefore w:val="0"/>
        <w:rPr/>
      </w:pPr>
      <w:r w:rsidDel="00000000" w:rsidR="00000000" w:rsidRPr="00000000">
        <w:rPr>
          <w:rtl w:val="0"/>
        </w:rPr>
        <w:tab/>
        <w:t xml:space="preserve">for(i=0;i&lt;n;i++)</w:t>
      </w:r>
    </w:p>
    <w:p w:rsidR="00000000" w:rsidDel="00000000" w:rsidP="00000000" w:rsidRDefault="00000000" w:rsidRPr="00000000" w14:paraId="00000212">
      <w:pPr>
        <w:pageBreakBefore w:val="0"/>
        <w:rPr/>
      </w:pPr>
      <w:r w:rsidDel="00000000" w:rsidR="00000000" w:rsidRPr="00000000">
        <w:rPr>
          <w:rtl w:val="0"/>
        </w:rPr>
        <w:tab/>
        <w:t xml:space="preserve">{</w:t>
      </w:r>
    </w:p>
    <w:p w:rsidR="00000000" w:rsidDel="00000000" w:rsidP="00000000" w:rsidRDefault="00000000" w:rsidRPr="00000000" w14:paraId="00000213">
      <w:pPr>
        <w:pageBreakBefore w:val="0"/>
        <w:rPr/>
      </w:pPr>
      <w:r w:rsidDel="00000000" w:rsidR="00000000" w:rsidRPr="00000000">
        <w:rPr>
          <w:rtl w:val="0"/>
        </w:rPr>
        <w:tab/>
        <w:tab/>
        <w:t xml:space="preserve">sum[i]=0;</w:t>
      </w:r>
    </w:p>
    <w:p w:rsidR="00000000" w:rsidDel="00000000" w:rsidP="00000000" w:rsidRDefault="00000000" w:rsidRPr="00000000" w14:paraId="00000214">
      <w:pPr>
        <w:pageBreakBefore w:val="0"/>
        <w:rPr/>
      </w:pPr>
      <w:r w:rsidDel="00000000" w:rsidR="00000000" w:rsidRPr="00000000">
        <w:rPr>
          <w:rtl w:val="0"/>
        </w:rPr>
        <w:tab/>
        <w:tab/>
        <w:t xml:space="preserve">for(j=0;j&lt;=4;j++)</w:t>
      </w:r>
    </w:p>
    <w:p w:rsidR="00000000" w:rsidDel="00000000" w:rsidP="00000000" w:rsidRDefault="00000000" w:rsidRPr="00000000" w14:paraId="00000215">
      <w:pPr>
        <w:pageBreakBefore w:val="0"/>
        <w:rPr/>
      </w:pPr>
      <w:r w:rsidDel="00000000" w:rsidR="00000000" w:rsidRPr="00000000">
        <w:rPr>
          <w:rtl w:val="0"/>
        </w:rPr>
        <w:tab/>
        <w:tab/>
        <w:t xml:space="preserve">{</w:t>
      </w:r>
    </w:p>
    <w:p w:rsidR="00000000" w:rsidDel="00000000" w:rsidP="00000000" w:rsidRDefault="00000000" w:rsidRPr="00000000" w14:paraId="00000216">
      <w:pPr>
        <w:pageBreakBefore w:val="0"/>
        <w:rPr/>
      </w:pPr>
      <w:r w:rsidDel="00000000" w:rsidR="00000000" w:rsidRPr="00000000">
        <w:rPr>
          <w:rtl w:val="0"/>
        </w:rPr>
        <w:tab/>
        <w:tab/>
        <w:t xml:space="preserve">sum[i]+=vdv[i].diem[j];</w:t>
        <w:tab/>
      </w:r>
    </w:p>
    <w:p w:rsidR="00000000" w:rsidDel="00000000" w:rsidP="00000000" w:rsidRDefault="00000000" w:rsidRPr="00000000" w14:paraId="00000217">
      <w:pPr>
        <w:pageBreakBefore w:val="0"/>
        <w:rPr/>
      </w:pPr>
      <w:r w:rsidDel="00000000" w:rsidR="00000000" w:rsidRPr="00000000">
        <w:rPr>
          <w:rtl w:val="0"/>
        </w:rPr>
        <w:tab/>
        <w:tab/>
        <w:t xml:space="preserve">}</w:t>
      </w:r>
    </w:p>
    <w:p w:rsidR="00000000" w:rsidDel="00000000" w:rsidP="00000000" w:rsidRDefault="00000000" w:rsidRPr="00000000" w14:paraId="00000218">
      <w:pPr>
        <w:pageBreakBefore w:val="0"/>
        <w:rPr/>
      </w:pPr>
      <w:r w:rsidDel="00000000" w:rsidR="00000000" w:rsidRPr="00000000">
        <w:rPr>
          <w:rtl w:val="0"/>
        </w:rPr>
        <w:tab/>
        <w:t xml:space="preserve">}</w:t>
      </w:r>
    </w:p>
    <w:p w:rsidR="00000000" w:rsidDel="00000000" w:rsidP="00000000" w:rsidRDefault="00000000" w:rsidRPr="00000000" w14:paraId="00000219">
      <w:pPr>
        <w:pageBreakBefore w:val="0"/>
        <w:rPr/>
      </w:pPr>
      <w:r w:rsidDel="00000000" w:rsidR="00000000" w:rsidRPr="00000000">
        <w:rPr>
          <w:rtl w:val="0"/>
        </w:rPr>
        <w:tab/>
        <w:t xml:space="preserve">max=sum[0];</w:t>
      </w:r>
    </w:p>
    <w:p w:rsidR="00000000" w:rsidDel="00000000" w:rsidP="00000000" w:rsidRDefault="00000000" w:rsidRPr="00000000" w14:paraId="0000021A">
      <w:pPr>
        <w:pageBreakBefore w:val="0"/>
        <w:rPr/>
      </w:pPr>
      <w:r w:rsidDel="00000000" w:rsidR="00000000" w:rsidRPr="00000000">
        <w:rPr>
          <w:rtl w:val="0"/>
        </w:rPr>
        <w:tab/>
        <w:t xml:space="preserve">for(i=0;i&lt;n;i++)</w:t>
      </w:r>
    </w:p>
    <w:p w:rsidR="00000000" w:rsidDel="00000000" w:rsidP="00000000" w:rsidRDefault="00000000" w:rsidRPr="00000000" w14:paraId="0000021B">
      <w:pPr>
        <w:pageBreakBefore w:val="0"/>
        <w:rPr/>
      </w:pPr>
      <w:r w:rsidDel="00000000" w:rsidR="00000000" w:rsidRPr="00000000">
        <w:rPr>
          <w:rtl w:val="0"/>
        </w:rPr>
        <w:tab/>
        <w:t xml:space="preserve">{</w:t>
      </w:r>
    </w:p>
    <w:p w:rsidR="00000000" w:rsidDel="00000000" w:rsidP="00000000" w:rsidRDefault="00000000" w:rsidRPr="00000000" w14:paraId="0000021C">
      <w:pPr>
        <w:pageBreakBefore w:val="0"/>
        <w:rPr/>
      </w:pPr>
      <w:r w:rsidDel="00000000" w:rsidR="00000000" w:rsidRPr="00000000">
        <w:rPr>
          <w:rtl w:val="0"/>
        </w:rPr>
        <w:tab/>
        <w:tab/>
        <w:t xml:space="preserve">if(max&lt;sum[i])</w:t>
      </w:r>
    </w:p>
    <w:p w:rsidR="00000000" w:rsidDel="00000000" w:rsidP="00000000" w:rsidRDefault="00000000" w:rsidRPr="00000000" w14:paraId="0000021D">
      <w:pPr>
        <w:pageBreakBefore w:val="0"/>
        <w:rPr/>
      </w:pPr>
      <w:r w:rsidDel="00000000" w:rsidR="00000000" w:rsidRPr="00000000">
        <w:rPr>
          <w:rtl w:val="0"/>
        </w:rPr>
        <w:tab/>
        <w:tab/>
        <w:t xml:space="preserve">{</w:t>
      </w:r>
    </w:p>
    <w:p w:rsidR="00000000" w:rsidDel="00000000" w:rsidP="00000000" w:rsidRDefault="00000000" w:rsidRPr="00000000" w14:paraId="0000021E">
      <w:pPr>
        <w:pageBreakBefore w:val="0"/>
        <w:rPr/>
      </w:pPr>
      <w:r w:rsidDel="00000000" w:rsidR="00000000" w:rsidRPr="00000000">
        <w:rPr>
          <w:rtl w:val="0"/>
        </w:rPr>
        <w:tab/>
        <w:tab/>
        <w:tab/>
        <w:t xml:space="preserve">max=sum[i];</w:t>
      </w:r>
    </w:p>
    <w:p w:rsidR="00000000" w:rsidDel="00000000" w:rsidP="00000000" w:rsidRDefault="00000000" w:rsidRPr="00000000" w14:paraId="0000021F">
      <w:pPr>
        <w:pageBreakBefore w:val="0"/>
        <w:rPr/>
      </w:pPr>
      <w:r w:rsidDel="00000000" w:rsidR="00000000" w:rsidRPr="00000000">
        <w:rPr>
          <w:rtl w:val="0"/>
        </w:rPr>
        <w:tab/>
        <w:tab/>
        <w:t xml:space="preserve">}</w:t>
      </w:r>
    </w:p>
    <w:p w:rsidR="00000000" w:rsidDel="00000000" w:rsidP="00000000" w:rsidRDefault="00000000" w:rsidRPr="00000000" w14:paraId="00000220">
      <w:pPr>
        <w:pageBreakBefore w:val="0"/>
        <w:rPr/>
      </w:pPr>
      <w:r w:rsidDel="00000000" w:rsidR="00000000" w:rsidRPr="00000000">
        <w:rPr>
          <w:rtl w:val="0"/>
        </w:rPr>
        <w:tab/>
        <w:t xml:space="preserve">}</w:t>
      </w:r>
    </w:p>
    <w:p w:rsidR="00000000" w:rsidDel="00000000" w:rsidP="00000000" w:rsidRDefault="00000000" w:rsidRPr="00000000" w14:paraId="00000221">
      <w:pPr>
        <w:pageBreakBefore w:val="0"/>
        <w:rPr/>
      </w:pPr>
      <w:r w:rsidDel="00000000" w:rsidR="00000000" w:rsidRPr="00000000">
        <w:rPr>
          <w:rtl w:val="0"/>
        </w:rPr>
        <w:tab/>
        <w:t xml:space="preserve">max1=0;</w:t>
      </w:r>
    </w:p>
    <w:p w:rsidR="00000000" w:rsidDel="00000000" w:rsidP="00000000" w:rsidRDefault="00000000" w:rsidRPr="00000000" w14:paraId="00000222">
      <w:pPr>
        <w:pageBreakBefore w:val="0"/>
        <w:rPr/>
      </w:pPr>
      <w:r w:rsidDel="00000000" w:rsidR="00000000" w:rsidRPr="00000000">
        <w:rPr>
          <w:rtl w:val="0"/>
        </w:rPr>
        <w:tab/>
        <w:t xml:space="preserve">for(i=0;i&lt;n;i++)</w:t>
      </w:r>
    </w:p>
    <w:p w:rsidR="00000000" w:rsidDel="00000000" w:rsidP="00000000" w:rsidRDefault="00000000" w:rsidRPr="00000000" w14:paraId="00000223">
      <w:pPr>
        <w:pageBreakBefore w:val="0"/>
        <w:rPr/>
      </w:pPr>
      <w:r w:rsidDel="00000000" w:rsidR="00000000" w:rsidRPr="00000000">
        <w:rPr>
          <w:rtl w:val="0"/>
        </w:rPr>
        <w:tab/>
        <w:t xml:space="preserve">{</w:t>
      </w:r>
    </w:p>
    <w:p w:rsidR="00000000" w:rsidDel="00000000" w:rsidP="00000000" w:rsidRDefault="00000000" w:rsidRPr="00000000" w14:paraId="00000224">
      <w:pPr>
        <w:pageBreakBefore w:val="0"/>
        <w:rPr/>
      </w:pPr>
      <w:r w:rsidDel="00000000" w:rsidR="00000000" w:rsidRPr="00000000">
        <w:rPr>
          <w:rtl w:val="0"/>
        </w:rPr>
        <w:tab/>
        <w:tab/>
        <w:t xml:space="preserve">if(max1&lt;sum[i]&amp;&amp;sum[i]&lt;max)</w:t>
      </w:r>
    </w:p>
    <w:p w:rsidR="00000000" w:rsidDel="00000000" w:rsidP="00000000" w:rsidRDefault="00000000" w:rsidRPr="00000000" w14:paraId="00000225">
      <w:pPr>
        <w:pageBreakBefore w:val="0"/>
        <w:rPr/>
      </w:pPr>
      <w:r w:rsidDel="00000000" w:rsidR="00000000" w:rsidRPr="00000000">
        <w:rPr>
          <w:rtl w:val="0"/>
        </w:rPr>
        <w:tab/>
        <w:tab/>
        <w:t xml:space="preserve">{</w:t>
      </w:r>
    </w:p>
    <w:p w:rsidR="00000000" w:rsidDel="00000000" w:rsidP="00000000" w:rsidRDefault="00000000" w:rsidRPr="00000000" w14:paraId="00000226">
      <w:pPr>
        <w:pageBreakBefore w:val="0"/>
        <w:rPr/>
      </w:pPr>
      <w:r w:rsidDel="00000000" w:rsidR="00000000" w:rsidRPr="00000000">
        <w:rPr>
          <w:rtl w:val="0"/>
        </w:rPr>
        <w:tab/>
        <w:tab/>
        <w:tab/>
        <w:t xml:space="preserve">max1=sum[i];</w:t>
      </w:r>
    </w:p>
    <w:p w:rsidR="00000000" w:rsidDel="00000000" w:rsidP="00000000" w:rsidRDefault="00000000" w:rsidRPr="00000000" w14:paraId="00000227">
      <w:pPr>
        <w:pageBreakBefore w:val="0"/>
        <w:rPr/>
      </w:pPr>
      <w:r w:rsidDel="00000000" w:rsidR="00000000" w:rsidRPr="00000000">
        <w:rPr>
          <w:rtl w:val="0"/>
        </w:rPr>
        <w:tab/>
        <w:tab/>
        <w:t xml:space="preserve">}</w:t>
      </w:r>
    </w:p>
    <w:p w:rsidR="00000000" w:rsidDel="00000000" w:rsidP="00000000" w:rsidRDefault="00000000" w:rsidRPr="00000000" w14:paraId="00000228">
      <w:pPr>
        <w:pageBreakBefore w:val="0"/>
        <w:rPr/>
      </w:pPr>
      <w:r w:rsidDel="00000000" w:rsidR="00000000" w:rsidRPr="00000000">
        <w:rPr>
          <w:rtl w:val="0"/>
        </w:rPr>
        <w:tab/>
        <w:t xml:space="preserve">}</w:t>
      </w:r>
    </w:p>
    <w:p w:rsidR="00000000" w:rsidDel="00000000" w:rsidP="00000000" w:rsidRDefault="00000000" w:rsidRPr="00000000" w14:paraId="00000229">
      <w:pPr>
        <w:pageBreakBefore w:val="0"/>
        <w:rPr/>
      </w:pPr>
      <w:r w:rsidDel="00000000" w:rsidR="00000000" w:rsidRPr="00000000">
        <w:rPr>
          <w:rtl w:val="0"/>
        </w:rPr>
        <w:tab/>
        <w:t xml:space="preserve">max2=0;</w:t>
      </w:r>
    </w:p>
    <w:p w:rsidR="00000000" w:rsidDel="00000000" w:rsidP="00000000" w:rsidRDefault="00000000" w:rsidRPr="00000000" w14:paraId="0000022A">
      <w:pPr>
        <w:pageBreakBefore w:val="0"/>
        <w:rPr/>
      </w:pPr>
      <w:r w:rsidDel="00000000" w:rsidR="00000000" w:rsidRPr="00000000">
        <w:rPr>
          <w:rtl w:val="0"/>
        </w:rPr>
        <w:tab/>
        <w:t xml:space="preserve">for(i=0;i&lt;n;i++)</w:t>
      </w:r>
    </w:p>
    <w:p w:rsidR="00000000" w:rsidDel="00000000" w:rsidP="00000000" w:rsidRDefault="00000000" w:rsidRPr="00000000" w14:paraId="0000022B">
      <w:pPr>
        <w:pageBreakBefore w:val="0"/>
        <w:rPr/>
      </w:pPr>
      <w:r w:rsidDel="00000000" w:rsidR="00000000" w:rsidRPr="00000000">
        <w:rPr>
          <w:rtl w:val="0"/>
        </w:rPr>
        <w:tab/>
        <w:t xml:space="preserve">{</w:t>
      </w:r>
    </w:p>
    <w:p w:rsidR="00000000" w:rsidDel="00000000" w:rsidP="00000000" w:rsidRDefault="00000000" w:rsidRPr="00000000" w14:paraId="0000022C">
      <w:pPr>
        <w:pageBreakBefore w:val="0"/>
        <w:rPr/>
      </w:pPr>
      <w:r w:rsidDel="00000000" w:rsidR="00000000" w:rsidRPr="00000000">
        <w:rPr>
          <w:rtl w:val="0"/>
        </w:rPr>
        <w:tab/>
        <w:tab/>
        <w:t xml:space="preserve">if(max2&lt;sum[i]&amp;&amp;sum[i]&lt;max1)</w:t>
      </w:r>
    </w:p>
    <w:p w:rsidR="00000000" w:rsidDel="00000000" w:rsidP="00000000" w:rsidRDefault="00000000" w:rsidRPr="00000000" w14:paraId="0000022D">
      <w:pPr>
        <w:pageBreakBefore w:val="0"/>
        <w:rPr/>
      </w:pPr>
      <w:r w:rsidDel="00000000" w:rsidR="00000000" w:rsidRPr="00000000">
        <w:rPr>
          <w:rtl w:val="0"/>
        </w:rPr>
        <w:tab/>
        <w:tab/>
        <w:t xml:space="preserve">{</w:t>
      </w:r>
    </w:p>
    <w:p w:rsidR="00000000" w:rsidDel="00000000" w:rsidP="00000000" w:rsidRDefault="00000000" w:rsidRPr="00000000" w14:paraId="0000022E">
      <w:pPr>
        <w:pageBreakBefore w:val="0"/>
        <w:rPr/>
      </w:pPr>
      <w:r w:rsidDel="00000000" w:rsidR="00000000" w:rsidRPr="00000000">
        <w:rPr>
          <w:rtl w:val="0"/>
        </w:rPr>
        <w:tab/>
        <w:tab/>
        <w:tab/>
        <w:t xml:space="preserve">max2=sum[i];</w:t>
      </w:r>
    </w:p>
    <w:p w:rsidR="00000000" w:rsidDel="00000000" w:rsidP="00000000" w:rsidRDefault="00000000" w:rsidRPr="00000000" w14:paraId="0000022F">
      <w:pPr>
        <w:pageBreakBefore w:val="0"/>
        <w:rPr/>
      </w:pPr>
      <w:r w:rsidDel="00000000" w:rsidR="00000000" w:rsidRPr="00000000">
        <w:rPr>
          <w:rtl w:val="0"/>
        </w:rPr>
        <w:tab/>
        <w:tab/>
        <w:t xml:space="preserve">}</w:t>
      </w:r>
    </w:p>
    <w:p w:rsidR="00000000" w:rsidDel="00000000" w:rsidP="00000000" w:rsidRDefault="00000000" w:rsidRPr="00000000" w14:paraId="00000230">
      <w:pPr>
        <w:pageBreakBefore w:val="0"/>
        <w:rPr/>
      </w:pPr>
      <w:r w:rsidDel="00000000" w:rsidR="00000000" w:rsidRPr="00000000">
        <w:rPr>
          <w:rtl w:val="0"/>
        </w:rPr>
        <w:tab/>
        <w:t xml:space="preserve">}</w:t>
      </w:r>
    </w:p>
    <w:p w:rsidR="00000000" w:rsidDel="00000000" w:rsidP="00000000" w:rsidRDefault="00000000" w:rsidRPr="00000000" w14:paraId="00000231">
      <w:pPr>
        <w:pageBreakBefore w:val="0"/>
        <w:rPr/>
      </w:pPr>
      <w:r w:rsidDel="00000000" w:rsidR="00000000" w:rsidRPr="00000000">
        <w:rPr>
          <w:rtl w:val="0"/>
        </w:rPr>
        <w:tab/>
        <w:t xml:space="preserve">for(i=0;i&lt;n;i++)</w:t>
      </w:r>
    </w:p>
    <w:p w:rsidR="00000000" w:rsidDel="00000000" w:rsidP="00000000" w:rsidRDefault="00000000" w:rsidRPr="00000000" w14:paraId="00000232">
      <w:pPr>
        <w:pageBreakBefore w:val="0"/>
        <w:rPr/>
      </w:pPr>
      <w:r w:rsidDel="00000000" w:rsidR="00000000" w:rsidRPr="00000000">
        <w:rPr>
          <w:rtl w:val="0"/>
        </w:rPr>
        <w:tab/>
        <w:t xml:space="preserve">{</w:t>
      </w:r>
    </w:p>
    <w:p w:rsidR="00000000" w:rsidDel="00000000" w:rsidP="00000000" w:rsidRDefault="00000000" w:rsidRPr="00000000" w14:paraId="00000233">
      <w:pPr>
        <w:pageBreakBefore w:val="0"/>
        <w:rPr/>
      </w:pPr>
      <w:r w:rsidDel="00000000" w:rsidR="00000000" w:rsidRPr="00000000">
        <w:rPr>
          <w:rtl w:val="0"/>
        </w:rPr>
        <w:t xml:space="preserve">    if(sum[i]==max)</w:t>
      </w:r>
    </w:p>
    <w:p w:rsidR="00000000" w:rsidDel="00000000" w:rsidP="00000000" w:rsidRDefault="00000000" w:rsidRPr="00000000" w14:paraId="00000234">
      <w:pPr>
        <w:pageBreakBefore w:val="0"/>
        <w:rPr/>
      </w:pPr>
      <w:r w:rsidDel="00000000" w:rsidR="00000000" w:rsidRPr="00000000">
        <w:rPr>
          <w:rtl w:val="0"/>
        </w:rPr>
        <w:t xml:space="preserve">    K[0]=vdv[i];</w:t>
      </w:r>
    </w:p>
    <w:p w:rsidR="00000000" w:rsidDel="00000000" w:rsidP="00000000" w:rsidRDefault="00000000" w:rsidRPr="00000000" w14:paraId="00000235">
      <w:pPr>
        <w:pageBreakBefore w:val="0"/>
        <w:rPr/>
      </w:pPr>
      <w:r w:rsidDel="00000000" w:rsidR="00000000" w:rsidRPr="00000000">
        <w:rPr>
          <w:rtl w:val="0"/>
        </w:rPr>
        <w:t xml:space="preserve">    if(sum[i]==max1)</w:t>
      </w:r>
    </w:p>
    <w:p w:rsidR="00000000" w:rsidDel="00000000" w:rsidP="00000000" w:rsidRDefault="00000000" w:rsidRPr="00000000" w14:paraId="00000236">
      <w:pPr>
        <w:pageBreakBefore w:val="0"/>
        <w:rPr/>
      </w:pPr>
      <w:r w:rsidDel="00000000" w:rsidR="00000000" w:rsidRPr="00000000">
        <w:rPr>
          <w:rtl w:val="0"/>
        </w:rPr>
        <w:t xml:space="preserve">    K[1]=vdv[i];</w:t>
      </w:r>
    </w:p>
    <w:p w:rsidR="00000000" w:rsidDel="00000000" w:rsidP="00000000" w:rsidRDefault="00000000" w:rsidRPr="00000000" w14:paraId="00000237">
      <w:pPr>
        <w:pageBreakBefore w:val="0"/>
        <w:rPr/>
      </w:pPr>
      <w:r w:rsidDel="00000000" w:rsidR="00000000" w:rsidRPr="00000000">
        <w:rPr>
          <w:rtl w:val="0"/>
        </w:rPr>
        <w:t xml:space="preserve">    if(sum[i]==max2)</w:t>
      </w:r>
    </w:p>
    <w:p w:rsidR="00000000" w:rsidDel="00000000" w:rsidP="00000000" w:rsidRDefault="00000000" w:rsidRPr="00000000" w14:paraId="00000238">
      <w:pPr>
        <w:pageBreakBefore w:val="0"/>
        <w:rPr/>
      </w:pPr>
      <w:r w:rsidDel="00000000" w:rsidR="00000000" w:rsidRPr="00000000">
        <w:rPr>
          <w:rtl w:val="0"/>
        </w:rPr>
        <w:t xml:space="preserve">    K[2]=vdv[i];</w:t>
      </w:r>
    </w:p>
    <w:p w:rsidR="00000000" w:rsidDel="00000000" w:rsidP="00000000" w:rsidRDefault="00000000" w:rsidRPr="00000000" w14:paraId="00000239">
      <w:pPr>
        <w:pageBreakBefore w:val="0"/>
        <w:rPr/>
      </w:pPr>
      <w:r w:rsidDel="00000000" w:rsidR="00000000" w:rsidRPr="00000000">
        <w:rPr>
          <w:rtl w:val="0"/>
        </w:rPr>
        <w:t xml:space="preserve">    //printf("%-30s %-5s %-5d\n",vdv[i].hoten,"Bronze",max2);</w:t>
      </w:r>
    </w:p>
    <w:p w:rsidR="00000000" w:rsidDel="00000000" w:rsidP="00000000" w:rsidRDefault="00000000" w:rsidRPr="00000000" w14:paraId="0000023A">
      <w:pPr>
        <w:pageBreakBefore w:val="0"/>
        <w:rPr/>
      </w:pPr>
      <w:r w:rsidDel="00000000" w:rsidR="00000000" w:rsidRPr="00000000">
        <w:rPr>
          <w:rtl w:val="0"/>
        </w:rPr>
        <w:tab/>
        <w:t xml:space="preserve">}</w:t>
      </w:r>
    </w:p>
    <w:p w:rsidR="00000000" w:rsidDel="00000000" w:rsidP="00000000" w:rsidRDefault="00000000" w:rsidRPr="00000000" w14:paraId="0000023B">
      <w:pPr>
        <w:pageBreakBefore w:val="0"/>
        <w:rPr/>
      </w:pPr>
      <w:r w:rsidDel="00000000" w:rsidR="00000000" w:rsidRPr="00000000">
        <w:rPr>
          <w:rtl w:val="0"/>
        </w:rPr>
        <w:tab/>
        <w:t xml:space="preserve">printf("%-30s %-5s %-5d\n",K[0].hoten,"Gold",max);</w:t>
      </w:r>
    </w:p>
    <w:p w:rsidR="00000000" w:rsidDel="00000000" w:rsidP="00000000" w:rsidRDefault="00000000" w:rsidRPr="00000000" w14:paraId="0000023C">
      <w:pPr>
        <w:pageBreakBefore w:val="0"/>
        <w:rPr/>
      </w:pPr>
      <w:r w:rsidDel="00000000" w:rsidR="00000000" w:rsidRPr="00000000">
        <w:rPr>
          <w:rtl w:val="0"/>
        </w:rPr>
        <w:tab/>
        <w:t xml:space="preserve">printf("%-30s %-5s %-5d\n",K[1].hoten,"Silver",max1);</w:t>
      </w:r>
    </w:p>
    <w:p w:rsidR="00000000" w:rsidDel="00000000" w:rsidP="00000000" w:rsidRDefault="00000000" w:rsidRPr="00000000" w14:paraId="0000023D">
      <w:pPr>
        <w:pageBreakBefore w:val="0"/>
        <w:rPr/>
      </w:pPr>
      <w:r w:rsidDel="00000000" w:rsidR="00000000" w:rsidRPr="00000000">
        <w:rPr>
          <w:rtl w:val="0"/>
        </w:rPr>
        <w:tab/>
        <w:t xml:space="preserve">printf("%-30s %-5s %-5d\n",K[2].hoten,"Bronze",max2);</w:t>
      </w:r>
    </w:p>
    <w:p w:rsidR="00000000" w:rsidDel="00000000" w:rsidP="00000000" w:rsidRDefault="00000000" w:rsidRPr="00000000" w14:paraId="0000023E">
      <w:pPr>
        <w:pageBreakBefore w:val="0"/>
        <w:rPr/>
      </w:pPr>
      <w:r w:rsidDel="00000000" w:rsidR="00000000" w:rsidRPr="00000000">
        <w:rPr>
          <w:rtl w:val="0"/>
        </w:rPr>
        <w:t xml:space="preserve">}</w:t>
      </w:r>
    </w:p>
    <w:p w:rsidR="00000000" w:rsidDel="00000000" w:rsidP="00000000" w:rsidRDefault="00000000" w:rsidRPr="00000000" w14:paraId="0000023F">
      <w:pPr>
        <w:pageBreakBefore w:val="0"/>
        <w:rPr/>
      </w:pPr>
      <w:r w:rsidDel="00000000" w:rsidR="00000000" w:rsidRPr="00000000">
        <w:rPr>
          <w:rtl w:val="0"/>
        </w:rPr>
        <w:t xml:space="preserve">superadc(ketquathidau*vdv,int n)</w:t>
      </w:r>
    </w:p>
    <w:p w:rsidR="00000000" w:rsidDel="00000000" w:rsidP="00000000" w:rsidRDefault="00000000" w:rsidRPr="00000000" w14:paraId="00000240">
      <w:pPr>
        <w:pageBreakBefore w:val="0"/>
        <w:rPr/>
      </w:pPr>
      <w:r w:rsidDel="00000000" w:rsidR="00000000" w:rsidRPr="00000000">
        <w:rPr>
          <w:rtl w:val="0"/>
        </w:rPr>
        <w:t xml:space="preserve">{</w:t>
      </w:r>
    </w:p>
    <w:p w:rsidR="00000000" w:rsidDel="00000000" w:rsidP="00000000" w:rsidRDefault="00000000" w:rsidRPr="00000000" w14:paraId="00000241">
      <w:pPr>
        <w:pageBreakBefore w:val="0"/>
        <w:rPr/>
      </w:pPr>
      <w:r w:rsidDel="00000000" w:rsidR="00000000" w:rsidRPr="00000000">
        <w:rPr>
          <w:rtl w:val="0"/>
        </w:rPr>
        <w:tab/>
        <w:t xml:space="preserve">int i,j;</w:t>
      </w:r>
    </w:p>
    <w:p w:rsidR="00000000" w:rsidDel="00000000" w:rsidP="00000000" w:rsidRDefault="00000000" w:rsidRPr="00000000" w14:paraId="00000242">
      <w:pPr>
        <w:pageBreakBefore w:val="0"/>
        <w:rPr/>
      </w:pPr>
      <w:r w:rsidDel="00000000" w:rsidR="00000000" w:rsidRPr="00000000">
        <w:rPr>
          <w:rtl w:val="0"/>
        </w:rPr>
        <w:tab/>
        <w:t xml:space="preserve">int dem=0;</w:t>
      </w:r>
    </w:p>
    <w:p w:rsidR="00000000" w:rsidDel="00000000" w:rsidP="00000000" w:rsidRDefault="00000000" w:rsidRPr="00000000" w14:paraId="00000243">
      <w:pPr>
        <w:pageBreakBefore w:val="0"/>
        <w:rPr/>
      </w:pPr>
      <w:r w:rsidDel="00000000" w:rsidR="00000000" w:rsidRPr="00000000">
        <w:rPr>
          <w:rtl w:val="0"/>
        </w:rPr>
        <w:tab/>
      </w:r>
    </w:p>
    <w:p w:rsidR="00000000" w:rsidDel="00000000" w:rsidP="00000000" w:rsidRDefault="00000000" w:rsidRPr="00000000" w14:paraId="00000244">
      <w:pPr>
        <w:pageBreakBefore w:val="0"/>
        <w:rPr/>
      </w:pPr>
      <w:r w:rsidDel="00000000" w:rsidR="00000000" w:rsidRPr="00000000">
        <w:rPr>
          <w:rtl w:val="0"/>
        </w:rPr>
        <w:tab/>
        <w:t xml:space="preserve">for(i=0;i&lt;n;i++)</w:t>
      </w:r>
    </w:p>
    <w:p w:rsidR="00000000" w:rsidDel="00000000" w:rsidP="00000000" w:rsidRDefault="00000000" w:rsidRPr="00000000" w14:paraId="00000245">
      <w:pPr>
        <w:pageBreakBefore w:val="0"/>
        <w:rPr/>
      </w:pPr>
      <w:r w:rsidDel="00000000" w:rsidR="00000000" w:rsidRPr="00000000">
        <w:rPr>
          <w:rtl w:val="0"/>
        </w:rPr>
        <w:tab/>
        <w:t xml:space="preserve">{</w:t>
      </w:r>
    </w:p>
    <w:p w:rsidR="00000000" w:rsidDel="00000000" w:rsidP="00000000" w:rsidRDefault="00000000" w:rsidRPr="00000000" w14:paraId="00000246">
      <w:pPr>
        <w:pageBreakBefore w:val="0"/>
        <w:rPr/>
      </w:pPr>
      <w:r w:rsidDel="00000000" w:rsidR="00000000" w:rsidRPr="00000000">
        <w:rPr>
          <w:rtl w:val="0"/>
        </w:rPr>
        <w:tab/>
        <w:tab/>
        <w:t xml:space="preserve">for(j=0;j&lt;3;j++)</w:t>
      </w:r>
    </w:p>
    <w:p w:rsidR="00000000" w:rsidDel="00000000" w:rsidP="00000000" w:rsidRDefault="00000000" w:rsidRPr="00000000" w14:paraId="00000247">
      <w:pPr>
        <w:pageBreakBefore w:val="0"/>
        <w:rPr/>
      </w:pPr>
      <w:r w:rsidDel="00000000" w:rsidR="00000000" w:rsidRPr="00000000">
        <w:rPr>
          <w:rtl w:val="0"/>
        </w:rPr>
        <w:tab/>
        <w:tab/>
        <w:t xml:space="preserve">{</w:t>
      </w:r>
    </w:p>
    <w:p w:rsidR="00000000" w:rsidDel="00000000" w:rsidP="00000000" w:rsidRDefault="00000000" w:rsidRPr="00000000" w14:paraId="00000248">
      <w:pPr>
        <w:pageBreakBefore w:val="0"/>
        <w:rPr/>
      </w:pPr>
      <w:r w:rsidDel="00000000" w:rsidR="00000000" w:rsidRPr="00000000">
        <w:rPr>
          <w:rtl w:val="0"/>
        </w:rPr>
        <w:tab/>
        <w:tab/>
        <w:tab/>
        <w:t xml:space="preserve">if(vdv[i].diem[j]==vdv[i].diem[j+1]&amp;&amp;vdv[i].diem[j]==vdv[i].diem[j+2]&amp;&amp;vdv[i].diem[j]==10)</w:t>
      </w:r>
    </w:p>
    <w:p w:rsidR="00000000" w:rsidDel="00000000" w:rsidP="00000000" w:rsidRDefault="00000000" w:rsidRPr="00000000" w14:paraId="00000249">
      <w:pPr>
        <w:pageBreakBefore w:val="0"/>
        <w:rPr/>
      </w:pPr>
      <w:r w:rsidDel="00000000" w:rsidR="00000000" w:rsidRPr="00000000">
        <w:rPr>
          <w:rtl w:val="0"/>
        </w:rPr>
        <w:tab/>
        <w:tab/>
        <w:tab/>
        <w:t xml:space="preserve">{</w:t>
      </w:r>
    </w:p>
    <w:p w:rsidR="00000000" w:rsidDel="00000000" w:rsidP="00000000" w:rsidRDefault="00000000" w:rsidRPr="00000000" w14:paraId="0000024A">
      <w:pPr>
        <w:pageBreakBefore w:val="0"/>
        <w:rPr/>
      </w:pPr>
      <w:r w:rsidDel="00000000" w:rsidR="00000000" w:rsidRPr="00000000">
        <w:rPr>
          <w:rtl w:val="0"/>
        </w:rPr>
        <w:tab/>
        <w:tab/>
        <w:tab/>
        <w:t xml:space="preserve">if(dem==0)</w:t>
        <w:tab/>
      </w:r>
    </w:p>
    <w:p w:rsidR="00000000" w:rsidDel="00000000" w:rsidP="00000000" w:rsidRDefault="00000000" w:rsidRPr="00000000" w14:paraId="0000024B">
      <w:pPr>
        <w:pageBreakBefore w:val="0"/>
        <w:rPr/>
      </w:pPr>
      <w:r w:rsidDel="00000000" w:rsidR="00000000" w:rsidRPr="00000000">
        <w:rPr>
          <w:rtl w:val="0"/>
        </w:rPr>
        <w:tab/>
        <w:tab/>
        <w:tab/>
        <w:t xml:space="preserve">{</w:t>
      </w:r>
    </w:p>
    <w:p w:rsidR="00000000" w:rsidDel="00000000" w:rsidP="00000000" w:rsidRDefault="00000000" w:rsidRPr="00000000" w14:paraId="0000024C">
      <w:pPr>
        <w:pageBreakBefore w:val="0"/>
        <w:rPr/>
      </w:pPr>
      <w:r w:rsidDel="00000000" w:rsidR="00000000" w:rsidRPr="00000000">
        <w:rPr>
          <w:rtl w:val="0"/>
        </w:rPr>
        <w:tab/>
        <w:tab/>
        <w:tab/>
        <w:tab/>
        <w:t xml:space="preserve">printf("Super ADC :\n");</w:t>
      </w:r>
    </w:p>
    <w:p w:rsidR="00000000" w:rsidDel="00000000" w:rsidP="00000000" w:rsidRDefault="00000000" w:rsidRPr="00000000" w14:paraId="0000024D">
      <w:pPr>
        <w:pageBreakBefore w:val="0"/>
        <w:rPr/>
      </w:pPr>
      <w:r w:rsidDel="00000000" w:rsidR="00000000" w:rsidRPr="00000000">
        <w:rPr>
          <w:rtl w:val="0"/>
        </w:rPr>
        <w:tab/>
        <w:tab/>
        <w:tab/>
        <w:tab/>
        <w:t xml:space="preserve">printf("%-30s\n",vdv[i].hoten);</w:t>
        <w:tab/>
      </w:r>
    </w:p>
    <w:p w:rsidR="00000000" w:rsidDel="00000000" w:rsidP="00000000" w:rsidRDefault="00000000" w:rsidRPr="00000000" w14:paraId="0000024E">
      <w:pPr>
        <w:pageBreakBefore w:val="0"/>
        <w:rPr/>
      </w:pPr>
      <w:r w:rsidDel="00000000" w:rsidR="00000000" w:rsidRPr="00000000">
        <w:rPr>
          <w:rtl w:val="0"/>
        </w:rPr>
        <w:tab/>
        <w:tab/>
        <w:tab/>
        <w:tab/>
        <w:t xml:space="preserve">dem++;</w:t>
      </w:r>
    </w:p>
    <w:p w:rsidR="00000000" w:rsidDel="00000000" w:rsidP="00000000" w:rsidRDefault="00000000" w:rsidRPr="00000000" w14:paraId="0000024F">
      <w:pPr>
        <w:pageBreakBefore w:val="0"/>
        <w:rPr/>
      </w:pPr>
      <w:r w:rsidDel="00000000" w:rsidR="00000000" w:rsidRPr="00000000">
        <w:rPr>
          <w:rtl w:val="0"/>
        </w:rPr>
        <w:tab/>
        <w:tab/>
        <w:tab/>
        <w:t xml:space="preserve">}</w:t>
      </w:r>
    </w:p>
    <w:p w:rsidR="00000000" w:rsidDel="00000000" w:rsidP="00000000" w:rsidRDefault="00000000" w:rsidRPr="00000000" w14:paraId="00000250">
      <w:pPr>
        <w:pageBreakBefore w:val="0"/>
        <w:rPr/>
      </w:pPr>
      <w:r w:rsidDel="00000000" w:rsidR="00000000" w:rsidRPr="00000000">
        <w:rPr>
          <w:rtl w:val="0"/>
        </w:rPr>
        <w:tab/>
        <w:tab/>
        <w:tab/>
        <w:t xml:space="preserve">else </w:t>
      </w:r>
    </w:p>
    <w:p w:rsidR="00000000" w:rsidDel="00000000" w:rsidP="00000000" w:rsidRDefault="00000000" w:rsidRPr="00000000" w14:paraId="00000251">
      <w:pPr>
        <w:pageBreakBefore w:val="0"/>
        <w:rPr/>
      </w:pPr>
      <w:r w:rsidDel="00000000" w:rsidR="00000000" w:rsidRPr="00000000">
        <w:rPr>
          <w:rtl w:val="0"/>
        </w:rPr>
        <w:tab/>
        <w:tab/>
        <w:tab/>
        <w:t xml:space="preserve">{</w:t>
      </w:r>
    </w:p>
    <w:p w:rsidR="00000000" w:rsidDel="00000000" w:rsidP="00000000" w:rsidRDefault="00000000" w:rsidRPr="00000000" w14:paraId="00000252">
      <w:pPr>
        <w:pageBreakBefore w:val="0"/>
        <w:rPr/>
      </w:pPr>
      <w:r w:rsidDel="00000000" w:rsidR="00000000" w:rsidRPr="00000000">
        <w:rPr>
          <w:rtl w:val="0"/>
        </w:rPr>
        <w:tab/>
        <w:tab/>
        <w:tab/>
        <w:t xml:space="preserve">printf("%-30s\n",vdv[i].hoten);</w:t>
      </w:r>
    </w:p>
    <w:p w:rsidR="00000000" w:rsidDel="00000000" w:rsidP="00000000" w:rsidRDefault="00000000" w:rsidRPr="00000000" w14:paraId="00000253">
      <w:pPr>
        <w:pageBreakBefore w:val="0"/>
        <w:rPr/>
      </w:pPr>
      <w:r w:rsidDel="00000000" w:rsidR="00000000" w:rsidRPr="00000000">
        <w:rPr>
          <w:rtl w:val="0"/>
        </w:rPr>
        <w:tab/>
        <w:tab/>
        <w:tab/>
        <w:t xml:space="preserve">break;</w:t>
      </w:r>
    </w:p>
    <w:p w:rsidR="00000000" w:rsidDel="00000000" w:rsidP="00000000" w:rsidRDefault="00000000" w:rsidRPr="00000000" w14:paraId="00000254">
      <w:pPr>
        <w:pageBreakBefore w:val="0"/>
        <w:rPr/>
      </w:pPr>
      <w:r w:rsidDel="00000000" w:rsidR="00000000" w:rsidRPr="00000000">
        <w:rPr>
          <w:rtl w:val="0"/>
        </w:rPr>
        <w:tab/>
        <w:tab/>
        <w:tab/>
        <w:t xml:space="preserve">}</w:t>
        <w:tab/>
      </w:r>
    </w:p>
    <w:p w:rsidR="00000000" w:rsidDel="00000000" w:rsidP="00000000" w:rsidRDefault="00000000" w:rsidRPr="00000000" w14:paraId="00000255">
      <w:pPr>
        <w:pageBreakBefore w:val="0"/>
        <w:rPr/>
      </w:pPr>
      <w:r w:rsidDel="00000000" w:rsidR="00000000" w:rsidRPr="00000000">
        <w:rPr>
          <w:rtl w:val="0"/>
        </w:rPr>
        <w:tab/>
        <w:tab/>
        <w:tab/>
        <w:t xml:space="preserve">}</w:t>
        <w:tab/>
      </w:r>
    </w:p>
    <w:p w:rsidR="00000000" w:rsidDel="00000000" w:rsidP="00000000" w:rsidRDefault="00000000" w:rsidRPr="00000000" w14:paraId="00000256">
      <w:pPr>
        <w:pageBreakBefore w:val="0"/>
        <w:rPr/>
      </w:pPr>
      <w:r w:rsidDel="00000000" w:rsidR="00000000" w:rsidRPr="00000000">
        <w:rPr>
          <w:rtl w:val="0"/>
        </w:rPr>
        <w:tab/>
        <w:tab/>
        <w:t xml:space="preserve">}</w:t>
      </w:r>
    </w:p>
    <w:p w:rsidR="00000000" w:rsidDel="00000000" w:rsidP="00000000" w:rsidRDefault="00000000" w:rsidRPr="00000000" w14:paraId="00000257">
      <w:pPr>
        <w:pageBreakBefore w:val="0"/>
        <w:rPr/>
      </w:pPr>
      <w:r w:rsidDel="00000000" w:rsidR="00000000" w:rsidRPr="00000000">
        <w:rPr>
          <w:rtl w:val="0"/>
        </w:rPr>
        <w:tab/>
      </w:r>
    </w:p>
    <w:p w:rsidR="00000000" w:rsidDel="00000000" w:rsidP="00000000" w:rsidRDefault="00000000" w:rsidRPr="00000000" w14:paraId="00000258">
      <w:pPr>
        <w:pageBreakBefore w:val="0"/>
        <w:rPr/>
      </w:pPr>
      <w:r w:rsidDel="00000000" w:rsidR="00000000" w:rsidRPr="00000000">
        <w:rPr>
          <w:rtl w:val="0"/>
        </w:rPr>
        <w:tab/>
        <w:t xml:space="preserve">}</w:t>
      </w:r>
    </w:p>
    <w:p w:rsidR="00000000" w:rsidDel="00000000" w:rsidP="00000000" w:rsidRDefault="00000000" w:rsidRPr="00000000" w14:paraId="00000259">
      <w:pPr>
        <w:pageBreakBefore w:val="0"/>
        <w:rPr/>
      </w:pPr>
      <w:r w:rsidDel="00000000" w:rsidR="00000000" w:rsidRPr="00000000">
        <w:rPr>
          <w:rtl w:val="0"/>
        </w:rPr>
        <w:t xml:space="preserve">}</w:t>
      </w:r>
    </w:p>
    <w:p w:rsidR="00000000" w:rsidDel="00000000" w:rsidP="00000000" w:rsidRDefault="00000000" w:rsidRPr="00000000" w14:paraId="0000025A">
      <w:pPr>
        <w:pageBreakBefore w:val="0"/>
        <w:rPr/>
      </w:pPr>
      <w:r w:rsidDel="00000000" w:rsidR="00000000" w:rsidRPr="00000000">
        <w:rPr>
          <w:rtl w:val="0"/>
        </w:rPr>
        <w:t xml:space="preserve">int main()</w:t>
      </w:r>
    </w:p>
    <w:p w:rsidR="00000000" w:rsidDel="00000000" w:rsidP="00000000" w:rsidRDefault="00000000" w:rsidRPr="00000000" w14:paraId="0000025B">
      <w:pPr>
        <w:pageBreakBefore w:val="0"/>
        <w:rPr/>
      </w:pPr>
      <w:r w:rsidDel="00000000" w:rsidR="00000000" w:rsidRPr="00000000">
        <w:rPr>
          <w:rtl w:val="0"/>
        </w:rPr>
        <w:t xml:space="preserve">{</w:t>
      </w:r>
    </w:p>
    <w:p w:rsidR="00000000" w:rsidDel="00000000" w:rsidP="00000000" w:rsidRDefault="00000000" w:rsidRPr="00000000" w14:paraId="0000025C">
      <w:pPr>
        <w:pageBreakBefore w:val="0"/>
        <w:rPr/>
      </w:pPr>
      <w:r w:rsidDel="00000000" w:rsidR="00000000" w:rsidRPr="00000000">
        <w:rPr>
          <w:rtl w:val="0"/>
        </w:rPr>
        <w:tab/>
        <w:t xml:space="preserve">ketquathidau vdv[MAX];</w:t>
      </w:r>
    </w:p>
    <w:p w:rsidR="00000000" w:rsidDel="00000000" w:rsidP="00000000" w:rsidRDefault="00000000" w:rsidRPr="00000000" w14:paraId="0000025D">
      <w:pPr>
        <w:pageBreakBefore w:val="0"/>
        <w:rPr/>
      </w:pPr>
      <w:r w:rsidDel="00000000" w:rsidR="00000000" w:rsidRPr="00000000">
        <w:rPr>
          <w:rtl w:val="0"/>
        </w:rPr>
        <w:tab/>
        <w:t xml:space="preserve">int m,n;</w:t>
      </w:r>
    </w:p>
    <w:p w:rsidR="00000000" w:rsidDel="00000000" w:rsidP="00000000" w:rsidRDefault="00000000" w:rsidRPr="00000000" w14:paraId="0000025E">
      <w:pPr>
        <w:pageBreakBefore w:val="0"/>
        <w:rPr/>
      </w:pPr>
      <w:r w:rsidDel="00000000" w:rsidR="00000000" w:rsidRPr="00000000">
        <w:rPr>
          <w:rtl w:val="0"/>
        </w:rPr>
        <w:tab/>
        <w:t xml:space="preserve">int j;</w:t>
      </w:r>
    </w:p>
    <w:p w:rsidR="00000000" w:rsidDel="00000000" w:rsidP="00000000" w:rsidRDefault="00000000" w:rsidRPr="00000000" w14:paraId="0000025F">
      <w:pPr>
        <w:pageBreakBefore w:val="0"/>
        <w:rPr/>
      </w:pPr>
      <w:r w:rsidDel="00000000" w:rsidR="00000000" w:rsidRPr="00000000">
        <w:rPr>
          <w:rtl w:val="0"/>
        </w:rPr>
        <w:tab/>
        <w:t xml:space="preserve">while(m!=5)</w:t>
      </w:r>
    </w:p>
    <w:p w:rsidR="00000000" w:rsidDel="00000000" w:rsidP="00000000" w:rsidRDefault="00000000" w:rsidRPr="00000000" w14:paraId="00000260">
      <w:pPr>
        <w:pageBreakBefore w:val="0"/>
        <w:rPr/>
      </w:pPr>
      <w:r w:rsidDel="00000000" w:rsidR="00000000" w:rsidRPr="00000000">
        <w:rPr>
          <w:rtl w:val="0"/>
        </w:rPr>
        <w:tab/>
        <w:t xml:space="preserve">{</w:t>
      </w:r>
    </w:p>
    <w:p w:rsidR="00000000" w:rsidDel="00000000" w:rsidP="00000000" w:rsidRDefault="00000000" w:rsidRPr="00000000" w14:paraId="00000261">
      <w:pPr>
        <w:pageBreakBefore w:val="0"/>
        <w:rPr/>
      </w:pPr>
      <w:r w:rsidDel="00000000" w:rsidR="00000000" w:rsidRPr="00000000">
        <w:rPr>
          <w:rtl w:val="0"/>
        </w:rPr>
        <w:tab/>
        <w:tab/>
        <w:t xml:space="preserve">printf("\nMenu\n1.Dang ki VDV thi dau\n2.Thi dau\n3.Ranking\n4.Super Ad Carry\n5.Thoat\n");</w:t>
      </w:r>
    </w:p>
    <w:p w:rsidR="00000000" w:rsidDel="00000000" w:rsidP="00000000" w:rsidRDefault="00000000" w:rsidRPr="00000000" w14:paraId="00000262">
      <w:pPr>
        <w:pageBreakBefore w:val="0"/>
        <w:rPr/>
      </w:pPr>
      <w:r w:rsidDel="00000000" w:rsidR="00000000" w:rsidRPr="00000000">
        <w:rPr>
          <w:rtl w:val="0"/>
        </w:rPr>
        <w:tab/>
        <w:tab/>
        <w:t xml:space="preserve">scanf("%d",&amp;m);</w:t>
      </w:r>
    </w:p>
    <w:p w:rsidR="00000000" w:rsidDel="00000000" w:rsidP="00000000" w:rsidRDefault="00000000" w:rsidRPr="00000000" w14:paraId="00000263">
      <w:pPr>
        <w:pageBreakBefore w:val="0"/>
        <w:rPr/>
      </w:pPr>
      <w:r w:rsidDel="00000000" w:rsidR="00000000" w:rsidRPr="00000000">
        <w:rPr>
          <w:rtl w:val="0"/>
        </w:rPr>
        <w:tab/>
        <w:tab/>
        <w:t xml:space="preserve">switch(m)</w:t>
      </w:r>
    </w:p>
    <w:p w:rsidR="00000000" w:rsidDel="00000000" w:rsidP="00000000" w:rsidRDefault="00000000" w:rsidRPr="00000000" w14:paraId="00000264">
      <w:pPr>
        <w:pageBreakBefore w:val="0"/>
        <w:rPr/>
      </w:pPr>
      <w:r w:rsidDel="00000000" w:rsidR="00000000" w:rsidRPr="00000000">
        <w:rPr>
          <w:rtl w:val="0"/>
        </w:rPr>
        <w:tab/>
        <w:tab/>
        <w:t xml:space="preserve">{</w:t>
      </w:r>
    </w:p>
    <w:p w:rsidR="00000000" w:rsidDel="00000000" w:rsidP="00000000" w:rsidRDefault="00000000" w:rsidRPr="00000000" w14:paraId="00000265">
      <w:pPr>
        <w:pageBreakBefore w:val="0"/>
        <w:rPr/>
      </w:pPr>
      <w:r w:rsidDel="00000000" w:rsidR="00000000" w:rsidRPr="00000000">
        <w:rPr>
          <w:rtl w:val="0"/>
        </w:rPr>
        <w:tab/>
        <w:tab/>
        <w:tab/>
        <w:t xml:space="preserve">case 1:</w:t>
      </w:r>
    </w:p>
    <w:p w:rsidR="00000000" w:rsidDel="00000000" w:rsidP="00000000" w:rsidRDefault="00000000" w:rsidRPr="00000000" w14:paraId="00000266">
      <w:pPr>
        <w:pageBreakBefore w:val="0"/>
        <w:rPr/>
      </w:pPr>
      <w:r w:rsidDel="00000000" w:rsidR="00000000" w:rsidRPr="00000000">
        <w:rPr>
          <w:rtl w:val="0"/>
        </w:rPr>
        <w:tab/>
        <w:tab/>
        <w:tab/>
        <w:t xml:space="preserve">printf("Nhap so van dong vien tham gia thi dau :\n");</w:t>
      </w:r>
    </w:p>
    <w:p w:rsidR="00000000" w:rsidDel="00000000" w:rsidP="00000000" w:rsidRDefault="00000000" w:rsidRPr="00000000" w14:paraId="00000267">
      <w:pPr>
        <w:pageBreakBefore w:val="0"/>
        <w:rPr/>
      </w:pPr>
      <w:r w:rsidDel="00000000" w:rsidR="00000000" w:rsidRPr="00000000">
        <w:rPr>
          <w:rtl w:val="0"/>
        </w:rPr>
        <w:tab/>
        <w:tab/>
        <w:tab/>
        <w:t xml:space="preserve">scanf("%d",&amp;n);</w:t>
      </w:r>
    </w:p>
    <w:p w:rsidR="00000000" w:rsidDel="00000000" w:rsidP="00000000" w:rsidRDefault="00000000" w:rsidRPr="00000000" w14:paraId="00000268">
      <w:pPr>
        <w:pageBreakBefore w:val="0"/>
        <w:rPr/>
      </w:pPr>
      <w:r w:rsidDel="00000000" w:rsidR="00000000" w:rsidRPr="00000000">
        <w:rPr>
          <w:rtl w:val="0"/>
        </w:rPr>
        <w:tab/>
        <w:tab/>
        <w:tab/>
        <w:t xml:space="preserve">while(n&lt;0||n&gt;10)</w:t>
      </w:r>
    </w:p>
    <w:p w:rsidR="00000000" w:rsidDel="00000000" w:rsidP="00000000" w:rsidRDefault="00000000" w:rsidRPr="00000000" w14:paraId="00000269">
      <w:pPr>
        <w:pageBreakBefore w:val="0"/>
        <w:rPr/>
      </w:pPr>
      <w:r w:rsidDel="00000000" w:rsidR="00000000" w:rsidRPr="00000000">
        <w:rPr>
          <w:rtl w:val="0"/>
        </w:rPr>
        <w:tab/>
        <w:tab/>
        <w:tab/>
        <w:t xml:space="preserve">{</w:t>
      </w:r>
    </w:p>
    <w:p w:rsidR="00000000" w:rsidDel="00000000" w:rsidP="00000000" w:rsidRDefault="00000000" w:rsidRPr="00000000" w14:paraId="0000026A">
      <w:pPr>
        <w:pageBreakBefore w:val="0"/>
        <w:rPr/>
      </w:pPr>
      <w:r w:rsidDel="00000000" w:rsidR="00000000" w:rsidRPr="00000000">
        <w:rPr>
          <w:rtl w:val="0"/>
        </w:rPr>
        <w:tab/>
        <w:tab/>
        <w:tab/>
        <w:tab/>
        <w:t xml:space="preserve">printf("So luong ko hop le, moi nhap lai !\n");</w:t>
      </w:r>
    </w:p>
    <w:p w:rsidR="00000000" w:rsidDel="00000000" w:rsidP="00000000" w:rsidRDefault="00000000" w:rsidRPr="00000000" w14:paraId="0000026B">
      <w:pPr>
        <w:pageBreakBefore w:val="0"/>
        <w:rPr/>
      </w:pPr>
      <w:r w:rsidDel="00000000" w:rsidR="00000000" w:rsidRPr="00000000">
        <w:rPr>
          <w:rtl w:val="0"/>
        </w:rPr>
        <w:tab/>
        <w:tab/>
        <w:tab/>
        <w:tab/>
        <w:t xml:space="preserve">scanf("%d",&amp;n);</w:t>
      </w:r>
    </w:p>
    <w:p w:rsidR="00000000" w:rsidDel="00000000" w:rsidP="00000000" w:rsidRDefault="00000000" w:rsidRPr="00000000" w14:paraId="0000026C">
      <w:pPr>
        <w:pageBreakBefore w:val="0"/>
        <w:rPr/>
      </w:pPr>
      <w:r w:rsidDel="00000000" w:rsidR="00000000" w:rsidRPr="00000000">
        <w:rPr>
          <w:rtl w:val="0"/>
        </w:rPr>
        <w:tab/>
        <w:tab/>
        <w:tab/>
        <w:t xml:space="preserve">}</w:t>
      </w:r>
    </w:p>
    <w:p w:rsidR="00000000" w:rsidDel="00000000" w:rsidP="00000000" w:rsidRDefault="00000000" w:rsidRPr="00000000" w14:paraId="0000026D">
      <w:pPr>
        <w:pageBreakBefore w:val="0"/>
        <w:rPr/>
      </w:pPr>
      <w:r w:rsidDel="00000000" w:rsidR="00000000" w:rsidRPr="00000000">
        <w:rPr>
          <w:rtl w:val="0"/>
        </w:rPr>
        <w:tab/>
        <w:tab/>
        <w:tab/>
        <w:t xml:space="preserve">nhap(vdv,n);</w:t>
      </w:r>
    </w:p>
    <w:p w:rsidR="00000000" w:rsidDel="00000000" w:rsidP="00000000" w:rsidRDefault="00000000" w:rsidRPr="00000000" w14:paraId="0000026E">
      <w:pPr>
        <w:pageBreakBefore w:val="0"/>
        <w:rPr/>
      </w:pPr>
      <w:r w:rsidDel="00000000" w:rsidR="00000000" w:rsidRPr="00000000">
        <w:rPr>
          <w:rtl w:val="0"/>
        </w:rPr>
        <w:tab/>
        <w:tab/>
        <w:t xml:space="preserve">    break;</w:t>
      </w:r>
    </w:p>
    <w:p w:rsidR="00000000" w:rsidDel="00000000" w:rsidP="00000000" w:rsidRDefault="00000000" w:rsidRPr="00000000" w14:paraId="0000026F">
      <w:pPr>
        <w:pageBreakBefore w:val="0"/>
        <w:rPr/>
      </w:pPr>
      <w:r w:rsidDel="00000000" w:rsidR="00000000" w:rsidRPr="00000000">
        <w:rPr>
          <w:rtl w:val="0"/>
        </w:rPr>
        <w:tab/>
        <w:tab/>
        <w:t xml:space="preserve">    case 2:</w:t>
      </w:r>
    </w:p>
    <w:p w:rsidR="00000000" w:rsidDel="00000000" w:rsidP="00000000" w:rsidRDefault="00000000" w:rsidRPr="00000000" w14:paraId="00000270">
      <w:pPr>
        <w:pageBreakBefore w:val="0"/>
        <w:rPr/>
      </w:pPr>
      <w:r w:rsidDel="00000000" w:rsidR="00000000" w:rsidRPr="00000000">
        <w:rPr>
          <w:rtl w:val="0"/>
        </w:rPr>
        <w:tab/>
        <w:tab/>
        <w:t xml:space="preserve">    thidau(vdv,n);</w:t>
      </w:r>
    </w:p>
    <w:p w:rsidR="00000000" w:rsidDel="00000000" w:rsidP="00000000" w:rsidRDefault="00000000" w:rsidRPr="00000000" w14:paraId="00000271">
      <w:pPr>
        <w:pageBreakBefore w:val="0"/>
        <w:rPr/>
      </w:pPr>
      <w:r w:rsidDel="00000000" w:rsidR="00000000" w:rsidRPr="00000000">
        <w:rPr>
          <w:rtl w:val="0"/>
        </w:rPr>
        <w:tab/>
        <w:tab/>
        <w:t xml:space="preserve">    break;</w:t>
      </w:r>
    </w:p>
    <w:p w:rsidR="00000000" w:rsidDel="00000000" w:rsidP="00000000" w:rsidRDefault="00000000" w:rsidRPr="00000000" w14:paraId="00000272">
      <w:pPr>
        <w:pageBreakBefore w:val="0"/>
        <w:rPr/>
      </w:pPr>
      <w:r w:rsidDel="00000000" w:rsidR="00000000" w:rsidRPr="00000000">
        <w:rPr>
          <w:rtl w:val="0"/>
        </w:rPr>
        <w:tab/>
        <w:tab/>
        <w:t xml:space="preserve">    case 3:</w:t>
      </w:r>
    </w:p>
    <w:p w:rsidR="00000000" w:rsidDel="00000000" w:rsidP="00000000" w:rsidRDefault="00000000" w:rsidRPr="00000000" w14:paraId="00000273">
      <w:pPr>
        <w:pageBreakBefore w:val="0"/>
        <w:rPr/>
      </w:pPr>
      <w:r w:rsidDel="00000000" w:rsidR="00000000" w:rsidRPr="00000000">
        <w:rPr>
          <w:rtl w:val="0"/>
        </w:rPr>
        <w:tab/>
        <w:tab/>
        <w:t xml:space="preserve">    ranking(vdv,n);</w:t>
      </w:r>
    </w:p>
    <w:p w:rsidR="00000000" w:rsidDel="00000000" w:rsidP="00000000" w:rsidRDefault="00000000" w:rsidRPr="00000000" w14:paraId="00000274">
      <w:pPr>
        <w:pageBreakBefore w:val="0"/>
        <w:rPr/>
      </w:pPr>
      <w:r w:rsidDel="00000000" w:rsidR="00000000" w:rsidRPr="00000000">
        <w:rPr>
          <w:rtl w:val="0"/>
        </w:rPr>
        <w:tab/>
        <w:tab/>
        <w:t xml:space="preserve">    break;</w:t>
      </w:r>
    </w:p>
    <w:p w:rsidR="00000000" w:rsidDel="00000000" w:rsidP="00000000" w:rsidRDefault="00000000" w:rsidRPr="00000000" w14:paraId="00000275">
      <w:pPr>
        <w:pageBreakBefore w:val="0"/>
        <w:rPr/>
      </w:pPr>
      <w:r w:rsidDel="00000000" w:rsidR="00000000" w:rsidRPr="00000000">
        <w:rPr>
          <w:rtl w:val="0"/>
        </w:rPr>
        <w:tab/>
        <w:tab/>
        <w:t xml:space="preserve">    case 4:</w:t>
      </w:r>
    </w:p>
    <w:p w:rsidR="00000000" w:rsidDel="00000000" w:rsidP="00000000" w:rsidRDefault="00000000" w:rsidRPr="00000000" w14:paraId="00000276">
      <w:pPr>
        <w:pageBreakBefore w:val="0"/>
        <w:rPr/>
      </w:pPr>
      <w:r w:rsidDel="00000000" w:rsidR="00000000" w:rsidRPr="00000000">
        <w:rPr>
          <w:rtl w:val="0"/>
        </w:rPr>
        <w:tab/>
        <w:tab/>
        <w:t xml:space="preserve">    superadc(vdv,n);</w:t>
      </w:r>
    </w:p>
    <w:p w:rsidR="00000000" w:rsidDel="00000000" w:rsidP="00000000" w:rsidRDefault="00000000" w:rsidRPr="00000000" w14:paraId="00000277">
      <w:pPr>
        <w:pageBreakBefore w:val="0"/>
        <w:rPr/>
      </w:pPr>
      <w:r w:rsidDel="00000000" w:rsidR="00000000" w:rsidRPr="00000000">
        <w:rPr>
          <w:rtl w:val="0"/>
        </w:rPr>
        <w:tab/>
        <w:tab/>
        <w:t xml:space="preserve">    break;</w:t>
      </w:r>
    </w:p>
    <w:p w:rsidR="00000000" w:rsidDel="00000000" w:rsidP="00000000" w:rsidRDefault="00000000" w:rsidRPr="00000000" w14:paraId="00000278">
      <w:pPr>
        <w:pageBreakBefore w:val="0"/>
        <w:rPr/>
      </w:pPr>
      <w:r w:rsidDel="00000000" w:rsidR="00000000" w:rsidRPr="00000000">
        <w:rPr>
          <w:rtl w:val="0"/>
        </w:rPr>
        <w:tab/>
        <w:tab/>
        <w:t xml:space="preserve">    case 5:</w:t>
      </w:r>
    </w:p>
    <w:p w:rsidR="00000000" w:rsidDel="00000000" w:rsidP="00000000" w:rsidRDefault="00000000" w:rsidRPr="00000000" w14:paraId="00000279">
      <w:pPr>
        <w:pageBreakBefore w:val="0"/>
        <w:rPr/>
      </w:pPr>
      <w:r w:rsidDel="00000000" w:rsidR="00000000" w:rsidRPr="00000000">
        <w:rPr>
          <w:rtl w:val="0"/>
        </w:rPr>
        <w:tab/>
        <w:tab/>
        <w:t xml:space="preserve">    printf("Goodbye.........");</w:t>
      </w:r>
    </w:p>
    <w:p w:rsidR="00000000" w:rsidDel="00000000" w:rsidP="00000000" w:rsidRDefault="00000000" w:rsidRPr="00000000" w14:paraId="0000027A">
      <w:pPr>
        <w:pageBreakBefore w:val="0"/>
        <w:rPr/>
      </w:pPr>
      <w:r w:rsidDel="00000000" w:rsidR="00000000" w:rsidRPr="00000000">
        <w:rPr>
          <w:rtl w:val="0"/>
        </w:rPr>
        <w:tab/>
        <w:tab/>
        <w:t xml:space="preserve">    break;</w:t>
      </w:r>
    </w:p>
    <w:p w:rsidR="00000000" w:rsidDel="00000000" w:rsidP="00000000" w:rsidRDefault="00000000" w:rsidRPr="00000000" w14:paraId="0000027B">
      <w:pPr>
        <w:pageBreakBefore w:val="0"/>
        <w:rPr/>
      </w:pPr>
      <w:r w:rsidDel="00000000" w:rsidR="00000000" w:rsidRPr="00000000">
        <w:rPr>
          <w:rtl w:val="0"/>
        </w:rPr>
        <w:tab/>
        <w:tab/>
        <w:t xml:space="preserve">    default : printf("Please Enter Again!");</w:t>
      </w:r>
    </w:p>
    <w:p w:rsidR="00000000" w:rsidDel="00000000" w:rsidP="00000000" w:rsidRDefault="00000000" w:rsidRPr="00000000" w14:paraId="0000027C">
      <w:pPr>
        <w:pageBreakBefore w:val="0"/>
        <w:rPr/>
      </w:pPr>
      <w:r w:rsidDel="00000000" w:rsidR="00000000" w:rsidRPr="00000000">
        <w:rPr>
          <w:rtl w:val="0"/>
        </w:rPr>
        <w:tab/>
        <w:tab/>
        <w:t xml:space="preserve">}</w:t>
      </w:r>
    </w:p>
    <w:p w:rsidR="00000000" w:rsidDel="00000000" w:rsidP="00000000" w:rsidRDefault="00000000" w:rsidRPr="00000000" w14:paraId="0000027D">
      <w:pPr>
        <w:pageBreakBefore w:val="0"/>
        <w:rPr/>
      </w:pPr>
      <w:r w:rsidDel="00000000" w:rsidR="00000000" w:rsidRPr="00000000">
        <w:rPr>
          <w:rtl w:val="0"/>
        </w:rPr>
        <w:tab/>
        <w:t xml:space="preserve">}</w:t>
      </w:r>
    </w:p>
    <w:p w:rsidR="00000000" w:rsidDel="00000000" w:rsidP="00000000" w:rsidRDefault="00000000" w:rsidRPr="00000000" w14:paraId="0000027E">
      <w:pPr>
        <w:pageBreakBefore w:val="0"/>
        <w:rPr/>
      </w:pPr>
      <w:r w:rsidDel="00000000" w:rsidR="00000000" w:rsidRPr="00000000">
        <w:rPr>
          <w:rtl w:val="0"/>
        </w:rPr>
        <w:t xml:space="preserve">}</w:t>
      </w:r>
    </w:p>
    <w:p w:rsidR="00000000" w:rsidDel="00000000" w:rsidP="00000000" w:rsidRDefault="00000000" w:rsidRPr="00000000" w14:paraId="0000027F">
      <w:pPr>
        <w:pageBreakBefore w:val="0"/>
        <w:rPr/>
      </w:pPr>
      <w:r w:rsidDel="00000000" w:rsidR="00000000" w:rsidRPr="00000000">
        <w:rPr>
          <w:rtl w:val="0"/>
        </w:rPr>
      </w:r>
    </w:p>
    <w:p w:rsidR="00000000" w:rsidDel="00000000" w:rsidP="00000000" w:rsidRDefault="00000000" w:rsidRPr="00000000" w14:paraId="00000280">
      <w:pPr>
        <w:pageBreakBefore w:val="0"/>
        <w:rPr/>
      </w:pPr>
      <w:r w:rsidDel="00000000" w:rsidR="00000000" w:rsidRPr="00000000">
        <w:rPr>
          <w:rtl w:val="0"/>
        </w:rPr>
      </w:r>
    </w:p>
    <w:p w:rsidR="00000000" w:rsidDel="00000000" w:rsidP="00000000" w:rsidRDefault="00000000" w:rsidRPr="00000000" w14:paraId="00000281">
      <w:pPr>
        <w:pageBreakBefore w:val="0"/>
        <w:rPr/>
      </w:pPr>
      <w:r w:rsidDel="00000000" w:rsidR="00000000" w:rsidRPr="00000000">
        <w:rPr>
          <w:rtl w:val="0"/>
        </w:rPr>
      </w:r>
    </w:p>
    <w:p w:rsidR="00000000" w:rsidDel="00000000" w:rsidP="00000000" w:rsidRDefault="00000000" w:rsidRPr="00000000" w14:paraId="00000282">
      <w:pPr>
        <w:pageBreakBefore w:val="0"/>
        <w:rPr/>
      </w:pPr>
      <w:r w:rsidDel="00000000" w:rsidR="00000000" w:rsidRPr="00000000">
        <w:rPr>
          <w:rtl w:val="0"/>
        </w:rPr>
      </w:r>
    </w:p>
    <w:p w:rsidR="00000000" w:rsidDel="00000000" w:rsidP="00000000" w:rsidRDefault="00000000" w:rsidRPr="00000000" w14:paraId="00000283">
      <w:pPr>
        <w:pageBreakBefore w:val="0"/>
        <w:rPr/>
      </w:pPr>
      <w:r w:rsidDel="00000000" w:rsidR="00000000" w:rsidRPr="00000000">
        <w:rPr>
          <w:rtl w:val="0"/>
        </w:rPr>
      </w:r>
    </w:p>
    <w:p w:rsidR="00000000" w:rsidDel="00000000" w:rsidP="00000000" w:rsidRDefault="00000000" w:rsidRPr="00000000" w14:paraId="00000284">
      <w:pPr>
        <w:pageBreakBefore w:val="0"/>
        <w:rPr/>
      </w:pPr>
      <w:r w:rsidDel="00000000" w:rsidR="00000000" w:rsidRPr="00000000">
        <w:rPr>
          <w:rtl w:val="0"/>
        </w:rPr>
      </w:r>
    </w:p>
    <w:p w:rsidR="00000000" w:rsidDel="00000000" w:rsidP="00000000" w:rsidRDefault="00000000" w:rsidRPr="00000000" w14:paraId="00000285">
      <w:pPr>
        <w:pageBreakBefore w:val="0"/>
        <w:rPr/>
      </w:pPr>
      <w:r w:rsidDel="00000000" w:rsidR="00000000" w:rsidRPr="00000000">
        <w:rPr>
          <w:rtl w:val="0"/>
        </w:rPr>
      </w:r>
    </w:p>
    <w:p w:rsidR="00000000" w:rsidDel="00000000" w:rsidP="00000000" w:rsidRDefault="00000000" w:rsidRPr="00000000" w14:paraId="00000286">
      <w:pPr>
        <w:pageBreakBefore w:val="0"/>
        <w:rPr/>
      </w:pPr>
      <w:r w:rsidDel="00000000" w:rsidR="00000000" w:rsidRPr="00000000">
        <w:rPr>
          <w:rtl w:val="0"/>
        </w:rPr>
      </w:r>
    </w:p>
    <w:p w:rsidR="00000000" w:rsidDel="00000000" w:rsidP="00000000" w:rsidRDefault="00000000" w:rsidRPr="00000000" w14:paraId="00000287">
      <w:pPr>
        <w:pageBreakBefore w:val="0"/>
        <w:rPr/>
      </w:pPr>
      <w:r w:rsidDel="00000000" w:rsidR="00000000" w:rsidRPr="00000000">
        <w:rPr>
          <w:rtl w:val="0"/>
        </w:rPr>
      </w:r>
    </w:p>
    <w:p w:rsidR="00000000" w:rsidDel="00000000" w:rsidP="00000000" w:rsidRDefault="00000000" w:rsidRPr="00000000" w14:paraId="00000288">
      <w:pPr>
        <w:pageBreakBefore w:val="0"/>
        <w:rPr/>
      </w:pPr>
      <w:r w:rsidDel="00000000" w:rsidR="00000000" w:rsidRPr="00000000">
        <w:rPr>
          <w:rtl w:val="0"/>
        </w:rPr>
      </w:r>
    </w:p>
    <w:p w:rsidR="00000000" w:rsidDel="00000000" w:rsidP="00000000" w:rsidRDefault="00000000" w:rsidRPr="00000000" w14:paraId="00000289">
      <w:pPr>
        <w:pageBreakBefore w:val="0"/>
        <w:rPr/>
      </w:pPr>
      <w:r w:rsidDel="00000000" w:rsidR="00000000" w:rsidRPr="00000000">
        <w:rPr>
          <w:rtl w:val="0"/>
        </w:rPr>
      </w:r>
    </w:p>
    <w:p w:rsidR="00000000" w:rsidDel="00000000" w:rsidP="00000000" w:rsidRDefault="00000000" w:rsidRPr="00000000" w14:paraId="0000028A">
      <w:pPr>
        <w:pageBreakBefore w:val="0"/>
        <w:rPr/>
      </w:pPr>
      <w:r w:rsidDel="00000000" w:rsidR="00000000" w:rsidRPr="00000000">
        <w:rPr>
          <w:rtl w:val="0"/>
        </w:rPr>
      </w:r>
    </w:p>
    <w:p w:rsidR="00000000" w:rsidDel="00000000" w:rsidP="00000000" w:rsidRDefault="00000000" w:rsidRPr="00000000" w14:paraId="0000028B">
      <w:pPr>
        <w:pageBreakBefore w:val="0"/>
        <w:rPr/>
      </w:pPr>
      <w:r w:rsidDel="00000000" w:rsidR="00000000" w:rsidRPr="00000000">
        <w:rPr>
          <w:rtl w:val="0"/>
        </w:rPr>
      </w:r>
    </w:p>
    <w:p w:rsidR="00000000" w:rsidDel="00000000" w:rsidP="00000000" w:rsidRDefault="00000000" w:rsidRPr="00000000" w14:paraId="0000028C">
      <w:pPr>
        <w:pageBreakBefore w:val="0"/>
        <w:rPr/>
      </w:pPr>
      <w:r w:rsidDel="00000000" w:rsidR="00000000" w:rsidRPr="00000000">
        <w:rPr>
          <w:rtl w:val="0"/>
        </w:rPr>
      </w:r>
    </w:p>
    <w:p w:rsidR="00000000" w:rsidDel="00000000" w:rsidP="00000000" w:rsidRDefault="00000000" w:rsidRPr="00000000" w14:paraId="0000028D">
      <w:pPr>
        <w:pageBreakBefore w:val="0"/>
        <w:rPr/>
      </w:pPr>
      <w:r w:rsidDel="00000000" w:rsidR="00000000" w:rsidRPr="00000000">
        <w:rPr>
          <w:rtl w:val="0"/>
        </w:rPr>
      </w:r>
    </w:p>
    <w:p w:rsidR="00000000" w:rsidDel="00000000" w:rsidP="00000000" w:rsidRDefault="00000000" w:rsidRPr="00000000" w14:paraId="0000028E">
      <w:pPr>
        <w:pageBreakBefore w:val="0"/>
        <w:rPr/>
      </w:pPr>
      <w:r w:rsidDel="00000000" w:rsidR="00000000" w:rsidRPr="00000000">
        <w:rPr>
          <w:rtl w:val="0"/>
        </w:rPr>
      </w:r>
    </w:p>
    <w:p w:rsidR="00000000" w:rsidDel="00000000" w:rsidP="00000000" w:rsidRDefault="00000000" w:rsidRPr="00000000" w14:paraId="0000028F">
      <w:pPr>
        <w:pageBreakBefore w:val="0"/>
        <w:rPr/>
      </w:pPr>
      <w:r w:rsidDel="00000000" w:rsidR="00000000" w:rsidRPr="00000000">
        <w:rPr>
          <w:rtl w:val="0"/>
        </w:rPr>
      </w:r>
    </w:p>
    <w:p w:rsidR="00000000" w:rsidDel="00000000" w:rsidP="00000000" w:rsidRDefault="00000000" w:rsidRPr="00000000" w14:paraId="00000290">
      <w:pPr>
        <w:pageBreakBefore w:val="0"/>
        <w:rPr/>
      </w:pPr>
      <w:r w:rsidDel="00000000" w:rsidR="00000000" w:rsidRPr="00000000">
        <w:rPr>
          <w:rtl w:val="0"/>
        </w:rPr>
      </w:r>
    </w:p>
    <w:p w:rsidR="00000000" w:rsidDel="00000000" w:rsidP="00000000" w:rsidRDefault="00000000" w:rsidRPr="00000000" w14:paraId="00000291">
      <w:pPr>
        <w:pageBreakBefore w:val="0"/>
        <w:rPr/>
      </w:pPr>
      <w:r w:rsidDel="00000000" w:rsidR="00000000" w:rsidRPr="00000000">
        <w:rPr>
          <w:rtl w:val="0"/>
        </w:rPr>
      </w:r>
    </w:p>
    <w:p w:rsidR="00000000" w:rsidDel="00000000" w:rsidP="00000000" w:rsidRDefault="00000000" w:rsidRPr="00000000" w14:paraId="00000292">
      <w:pPr>
        <w:pageBreakBefore w:val="0"/>
        <w:rPr/>
      </w:pPr>
      <w:r w:rsidDel="00000000" w:rsidR="00000000" w:rsidRPr="00000000">
        <w:rPr>
          <w:rtl w:val="0"/>
        </w:rPr>
      </w:r>
    </w:p>
    <w:p w:rsidR="00000000" w:rsidDel="00000000" w:rsidP="00000000" w:rsidRDefault="00000000" w:rsidRPr="00000000" w14:paraId="00000293">
      <w:pPr>
        <w:pageBreakBefore w:val="0"/>
        <w:rPr/>
      </w:pPr>
      <w:r w:rsidDel="00000000" w:rsidR="00000000" w:rsidRPr="00000000">
        <w:rPr>
          <w:rtl w:val="0"/>
        </w:rPr>
      </w:r>
    </w:p>
    <w:p w:rsidR="00000000" w:rsidDel="00000000" w:rsidP="00000000" w:rsidRDefault="00000000" w:rsidRPr="00000000" w14:paraId="00000294">
      <w:pPr>
        <w:pageBreakBefore w:val="0"/>
        <w:rPr/>
      </w:pPr>
      <w:r w:rsidDel="00000000" w:rsidR="00000000" w:rsidRPr="00000000">
        <w:rPr>
          <w:rtl w:val="0"/>
        </w:rPr>
      </w:r>
    </w:p>
    <w:p w:rsidR="00000000" w:rsidDel="00000000" w:rsidP="00000000" w:rsidRDefault="00000000" w:rsidRPr="00000000" w14:paraId="00000295">
      <w:pPr>
        <w:pageBreakBefore w:val="0"/>
        <w:rPr/>
      </w:pPr>
      <w:r w:rsidDel="00000000" w:rsidR="00000000" w:rsidRPr="00000000">
        <w:rPr>
          <w:rtl w:val="0"/>
        </w:rPr>
      </w:r>
    </w:p>
    <w:p w:rsidR="00000000" w:rsidDel="00000000" w:rsidP="00000000" w:rsidRDefault="00000000" w:rsidRPr="00000000" w14:paraId="00000296">
      <w:pPr>
        <w:pageBreakBefore w:val="0"/>
        <w:rPr/>
      </w:pPr>
      <w:r w:rsidDel="00000000" w:rsidR="00000000" w:rsidRPr="00000000">
        <w:rPr>
          <w:rtl w:val="0"/>
        </w:rPr>
      </w:r>
    </w:p>
    <w:p w:rsidR="00000000" w:rsidDel="00000000" w:rsidP="00000000" w:rsidRDefault="00000000" w:rsidRPr="00000000" w14:paraId="00000297">
      <w:pPr>
        <w:pageBreakBefore w:val="0"/>
        <w:rPr/>
      </w:pPr>
      <w:r w:rsidDel="00000000" w:rsidR="00000000" w:rsidRPr="00000000">
        <w:rPr>
          <w:rtl w:val="0"/>
        </w:rPr>
      </w:r>
    </w:p>
    <w:p w:rsidR="00000000" w:rsidDel="00000000" w:rsidP="00000000" w:rsidRDefault="00000000" w:rsidRPr="00000000" w14:paraId="00000298">
      <w:pPr>
        <w:pageBreakBefore w:val="0"/>
        <w:rPr/>
      </w:pPr>
      <w:r w:rsidDel="00000000" w:rsidR="00000000" w:rsidRPr="00000000">
        <w:rPr>
          <w:rtl w:val="0"/>
        </w:rPr>
      </w:r>
    </w:p>
    <w:p w:rsidR="00000000" w:rsidDel="00000000" w:rsidP="00000000" w:rsidRDefault="00000000" w:rsidRPr="00000000" w14:paraId="00000299">
      <w:pPr>
        <w:pageBreakBefore w:val="0"/>
        <w:rPr/>
      </w:pPr>
      <w:r w:rsidDel="00000000" w:rsidR="00000000" w:rsidRPr="00000000">
        <w:rPr>
          <w:rtl w:val="0"/>
        </w:rPr>
      </w:r>
    </w:p>
    <w:p w:rsidR="00000000" w:rsidDel="00000000" w:rsidP="00000000" w:rsidRDefault="00000000" w:rsidRPr="00000000" w14:paraId="0000029A">
      <w:pPr>
        <w:pageBreakBefore w:val="0"/>
        <w:ind w:right="-447.9921259842507"/>
        <w:rPr/>
      </w:pPr>
      <w:r w:rsidDel="00000000" w:rsidR="00000000" w:rsidRPr="00000000">
        <w:rPr>
          <w:rtl w:val="0"/>
        </w:rPr>
      </w:r>
    </w:p>
    <w:p w:rsidR="00000000" w:rsidDel="00000000" w:rsidP="00000000" w:rsidRDefault="00000000" w:rsidRPr="00000000" w14:paraId="0000029B">
      <w:pPr>
        <w:pageBreakBefore w:val="0"/>
        <w:rPr/>
      </w:pPr>
      <w:r w:rsidDel="00000000" w:rsidR="00000000" w:rsidRPr="00000000">
        <w:rPr>
          <w:rtl w:val="0"/>
        </w:rPr>
      </w:r>
    </w:p>
    <w:p w:rsidR="00000000" w:rsidDel="00000000" w:rsidP="00000000" w:rsidRDefault="00000000" w:rsidRPr="00000000" w14:paraId="0000029C">
      <w:pPr>
        <w:pageBreakBefore w:val="0"/>
        <w:rPr>
          <w:b w:val="1"/>
        </w:rPr>
      </w:pPr>
      <w:r w:rsidDel="00000000" w:rsidR="00000000" w:rsidRPr="00000000">
        <w:rPr>
          <w:b w:val="1"/>
          <w:rtl w:val="0"/>
        </w:rPr>
        <w:t xml:space="preserve">Đề K60</w:t>
      </w:r>
    </w:p>
    <w:p w:rsidR="00000000" w:rsidDel="00000000" w:rsidP="00000000" w:rsidRDefault="00000000" w:rsidRPr="00000000" w14:paraId="0000029D">
      <w:pPr>
        <w:pageBreakBefore w:val="0"/>
        <w:rPr/>
      </w:pPr>
      <w:r w:rsidDel="00000000" w:rsidR="00000000" w:rsidRPr="00000000">
        <w:rPr>
          <w:rtl w:val="0"/>
        </w:rPr>
      </w:r>
    </w:p>
    <w:p w:rsidR="00000000" w:rsidDel="00000000" w:rsidP="00000000" w:rsidRDefault="00000000" w:rsidRPr="00000000" w14:paraId="0000029E">
      <w:pPr>
        <w:rPr/>
        <w:pPrChange w:author="cias Cien" w:id="0" w:date="2023-08-02T18:10:26Z">
          <w:pPr>
            <w:pageBreakBefore w:val="0"/>
          </w:pPr>
        </w:pPrChange>
      </w:pPr>
      <w:ins w:author="cias Cien" w:id="2" w:date="2023-08-02T18:10:26Z">
        <w:r w:rsidDel="00000000" w:rsidR="00000000" w:rsidRPr="00000000">
          <w:rPr>
            <w:rtl w:val="0"/>
          </w:rPr>
          <w:t xml:space="preserve">￼</w:t>
        </w:r>
      </w:ins>
      <w:del w:author="cias Cien" w:id="2" w:date="2023-08-02T18:10:26Z">
        <w:r w:rsidDel="00000000" w:rsidR="00000000" w:rsidRPr="00000000">
          <w:rPr/>
          <w:drawing>
            <wp:inline distB="114300" distT="114300" distL="114300" distR="114300">
              <wp:extent cx="4514850" cy="5081588"/>
              <wp:effectExtent b="0" l="0" r="0" t="0"/>
              <wp:docPr id="5"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4514850" cy="5081588"/>
                      </a:xfrm>
                      <a:prstGeom prst="rect"/>
                      <a:ln/>
                    </pic:spPr>
                  </pic:pic>
                </a:graphicData>
              </a:graphic>
            </wp:inline>
          </w:drawing>
        </w:r>
      </w:del>
      <w:r w:rsidDel="00000000" w:rsidR="00000000" w:rsidRPr="00000000">
        <w:rPr>
          <w:rtl w:val="0"/>
        </w:rPr>
      </w:r>
    </w:p>
    <w:p w:rsidR="00000000" w:rsidDel="00000000" w:rsidP="00000000" w:rsidRDefault="00000000" w:rsidRPr="00000000" w14:paraId="0000029F">
      <w:pPr>
        <w:pageBreakBefore w:val="0"/>
        <w:rPr/>
      </w:pPr>
      <w:r w:rsidDel="00000000" w:rsidR="00000000" w:rsidRPr="00000000">
        <w:rPr/>
        <w:drawing>
          <wp:inline distB="114300" distT="114300" distL="114300" distR="114300">
            <wp:extent cx="4414838" cy="3476625"/>
            <wp:effectExtent b="0" l="0" r="0" t="0"/>
            <wp:docPr id="3"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4414838"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pageBreakBefore w:val="0"/>
        <w:rPr/>
      </w:pPr>
      <w:r w:rsidDel="00000000" w:rsidR="00000000" w:rsidRPr="00000000">
        <w:rPr>
          <w:rtl w:val="0"/>
        </w:rPr>
      </w:r>
    </w:p>
    <w:p w:rsidR="00000000" w:rsidDel="00000000" w:rsidP="00000000" w:rsidRDefault="00000000" w:rsidRPr="00000000" w14:paraId="000002A1">
      <w:pPr>
        <w:pageBreakBefore w:val="0"/>
        <w:rPr/>
      </w:pPr>
      <w:r w:rsidDel="00000000" w:rsidR="00000000" w:rsidRPr="00000000">
        <w:rPr>
          <w:rtl w:val="0"/>
        </w:rPr>
        <w:t xml:space="preserve">#include&lt;stdio.h&gt;</w:t>
      </w:r>
    </w:p>
    <w:p w:rsidR="00000000" w:rsidDel="00000000" w:rsidP="00000000" w:rsidRDefault="00000000" w:rsidRPr="00000000" w14:paraId="000002A2">
      <w:pPr>
        <w:pageBreakBefore w:val="0"/>
        <w:rPr/>
      </w:pPr>
      <w:r w:rsidDel="00000000" w:rsidR="00000000" w:rsidRPr="00000000">
        <w:rPr>
          <w:rtl w:val="0"/>
        </w:rPr>
        <w:t xml:space="preserve">#include&lt;string.h&gt;</w:t>
      </w:r>
    </w:p>
    <w:p w:rsidR="00000000" w:rsidDel="00000000" w:rsidP="00000000" w:rsidRDefault="00000000" w:rsidRPr="00000000" w14:paraId="000002A3">
      <w:pPr>
        <w:pageBreakBefore w:val="0"/>
        <w:rPr/>
      </w:pPr>
      <w:r w:rsidDel="00000000" w:rsidR="00000000" w:rsidRPr="00000000">
        <w:rPr>
          <w:rtl w:val="0"/>
        </w:rPr>
        <w:t xml:space="preserve">#include&lt;stdlib.h&gt;</w:t>
      </w:r>
    </w:p>
    <w:p w:rsidR="00000000" w:rsidDel="00000000" w:rsidP="00000000" w:rsidRDefault="00000000" w:rsidRPr="00000000" w14:paraId="000002A4">
      <w:pPr>
        <w:pageBreakBefore w:val="0"/>
        <w:rPr/>
      </w:pPr>
      <w:r w:rsidDel="00000000" w:rsidR="00000000" w:rsidRPr="00000000">
        <w:rPr>
          <w:rtl w:val="0"/>
        </w:rPr>
        <w:t xml:space="preserve">#include&lt;math.h&gt;</w:t>
      </w:r>
    </w:p>
    <w:p w:rsidR="00000000" w:rsidDel="00000000" w:rsidP="00000000" w:rsidRDefault="00000000" w:rsidRPr="00000000" w14:paraId="000002A5">
      <w:pPr>
        <w:pageBreakBefore w:val="0"/>
        <w:rPr/>
      </w:pPr>
      <w:r w:rsidDel="00000000" w:rsidR="00000000" w:rsidRPr="00000000">
        <w:rPr>
          <w:rtl w:val="0"/>
        </w:rPr>
        <w:t xml:space="preserve">typedef struct </w:t>
      </w:r>
    </w:p>
    <w:p w:rsidR="00000000" w:rsidDel="00000000" w:rsidP="00000000" w:rsidRDefault="00000000" w:rsidRPr="00000000" w14:paraId="000002A6">
      <w:pPr>
        <w:pageBreakBefore w:val="0"/>
        <w:rPr/>
      </w:pPr>
      <w:r w:rsidDel="00000000" w:rsidR="00000000" w:rsidRPr="00000000">
        <w:rPr>
          <w:rtl w:val="0"/>
        </w:rPr>
        <w:t xml:space="preserve">{</w:t>
      </w:r>
    </w:p>
    <w:p w:rsidR="00000000" w:rsidDel="00000000" w:rsidP="00000000" w:rsidRDefault="00000000" w:rsidRPr="00000000" w14:paraId="000002A7">
      <w:pPr>
        <w:pageBreakBefore w:val="0"/>
        <w:rPr/>
      </w:pPr>
      <w:r w:rsidDel="00000000" w:rsidR="00000000" w:rsidRPr="00000000">
        <w:rPr>
          <w:rtl w:val="0"/>
        </w:rPr>
        <w:t xml:space="preserve">   int id;</w:t>
      </w:r>
    </w:p>
    <w:p w:rsidR="00000000" w:rsidDel="00000000" w:rsidP="00000000" w:rsidRDefault="00000000" w:rsidRPr="00000000" w14:paraId="000002A8">
      <w:pPr>
        <w:pageBreakBefore w:val="0"/>
        <w:rPr/>
      </w:pPr>
      <w:r w:rsidDel="00000000" w:rsidR="00000000" w:rsidRPr="00000000">
        <w:rPr>
          <w:rtl w:val="0"/>
        </w:rPr>
        <w:t xml:space="preserve">   char name[30];</w:t>
      </w:r>
    </w:p>
    <w:p w:rsidR="00000000" w:rsidDel="00000000" w:rsidP="00000000" w:rsidRDefault="00000000" w:rsidRPr="00000000" w14:paraId="000002A9">
      <w:pPr>
        <w:pageBreakBefore w:val="0"/>
        <w:rPr/>
      </w:pPr>
      <w:r w:rsidDel="00000000" w:rsidR="00000000" w:rsidRPr="00000000">
        <w:rPr>
          <w:rtl w:val="0"/>
        </w:rPr>
        <w:t xml:space="preserve">   float distance;</w:t>
      </w:r>
    </w:p>
    <w:p w:rsidR="00000000" w:rsidDel="00000000" w:rsidP="00000000" w:rsidRDefault="00000000" w:rsidRPr="00000000" w14:paraId="000002AA">
      <w:pPr>
        <w:pageBreakBefore w:val="0"/>
        <w:rPr/>
      </w:pPr>
      <w:r w:rsidDel="00000000" w:rsidR="00000000" w:rsidRPr="00000000">
        <w:rPr>
          <w:rtl w:val="0"/>
        </w:rPr>
        <w:t xml:space="preserve">   int x,y;</w:t>
      </w:r>
    </w:p>
    <w:p w:rsidR="00000000" w:rsidDel="00000000" w:rsidP="00000000" w:rsidRDefault="00000000" w:rsidRPr="00000000" w14:paraId="000002AB">
      <w:pPr>
        <w:pageBreakBefore w:val="0"/>
        <w:rPr/>
      </w:pPr>
      <w:r w:rsidDel="00000000" w:rsidR="00000000" w:rsidRPr="00000000">
        <w:rPr>
          <w:rtl w:val="0"/>
        </w:rPr>
        <w:t xml:space="preserve">   int r;</w:t>
        <w:tab/>
        <w:t xml:space="preserve"> </w:t>
      </w:r>
    </w:p>
    <w:p w:rsidR="00000000" w:rsidDel="00000000" w:rsidP="00000000" w:rsidRDefault="00000000" w:rsidRPr="00000000" w14:paraId="000002AC">
      <w:pPr>
        <w:pageBreakBefore w:val="0"/>
        <w:rPr/>
      </w:pPr>
      <w:r w:rsidDel="00000000" w:rsidR="00000000" w:rsidRPr="00000000">
        <w:rPr>
          <w:rtl w:val="0"/>
        </w:rPr>
        <w:t xml:space="preserve">}station;</w:t>
      </w:r>
    </w:p>
    <w:p w:rsidR="00000000" w:rsidDel="00000000" w:rsidP="00000000" w:rsidRDefault="00000000" w:rsidRPr="00000000" w14:paraId="000002AD">
      <w:pPr>
        <w:pageBreakBefore w:val="0"/>
        <w:rPr/>
      </w:pPr>
      <w:r w:rsidDel="00000000" w:rsidR="00000000" w:rsidRPr="00000000">
        <w:rPr>
          <w:rtl w:val="0"/>
        </w:rPr>
        <w:t xml:space="preserve">void nhap(station*list,int n)</w:t>
      </w:r>
    </w:p>
    <w:p w:rsidR="00000000" w:rsidDel="00000000" w:rsidP="00000000" w:rsidRDefault="00000000" w:rsidRPr="00000000" w14:paraId="000002AE">
      <w:pPr>
        <w:pageBreakBefore w:val="0"/>
        <w:rPr/>
      </w:pPr>
      <w:r w:rsidDel="00000000" w:rsidR="00000000" w:rsidRPr="00000000">
        <w:rPr>
          <w:rtl w:val="0"/>
        </w:rPr>
        <w:t xml:space="preserve">{</w:t>
      </w:r>
    </w:p>
    <w:p w:rsidR="00000000" w:rsidDel="00000000" w:rsidP="00000000" w:rsidRDefault="00000000" w:rsidRPr="00000000" w14:paraId="000002AF">
      <w:pPr>
        <w:pageBreakBefore w:val="0"/>
        <w:rPr/>
      </w:pPr>
      <w:r w:rsidDel="00000000" w:rsidR="00000000" w:rsidRPr="00000000">
        <w:rPr>
          <w:rtl w:val="0"/>
        </w:rPr>
        <w:tab/>
        <w:t xml:space="preserve">int i;</w:t>
      </w:r>
    </w:p>
    <w:p w:rsidR="00000000" w:rsidDel="00000000" w:rsidP="00000000" w:rsidRDefault="00000000" w:rsidRPr="00000000" w14:paraId="000002B0">
      <w:pPr>
        <w:pageBreakBefore w:val="0"/>
        <w:rPr/>
      </w:pPr>
      <w:r w:rsidDel="00000000" w:rsidR="00000000" w:rsidRPr="00000000">
        <w:rPr>
          <w:rtl w:val="0"/>
        </w:rPr>
        <w:t xml:space="preserve">       for(i=0;i&lt;n;i++)</w:t>
      </w:r>
    </w:p>
    <w:p w:rsidR="00000000" w:rsidDel="00000000" w:rsidP="00000000" w:rsidRDefault="00000000" w:rsidRPr="00000000" w14:paraId="000002B1">
      <w:pPr>
        <w:pageBreakBefore w:val="0"/>
        <w:rPr/>
      </w:pPr>
      <w:r w:rsidDel="00000000" w:rsidR="00000000" w:rsidRPr="00000000">
        <w:rPr>
          <w:rtl w:val="0"/>
        </w:rPr>
        <w:tab/>
        <w:t xml:space="preserve">{</w:t>
      </w:r>
    </w:p>
    <w:p w:rsidR="00000000" w:rsidDel="00000000" w:rsidP="00000000" w:rsidRDefault="00000000" w:rsidRPr="00000000" w14:paraId="000002B2">
      <w:pPr>
        <w:pageBreakBefore w:val="0"/>
        <w:rPr/>
      </w:pPr>
      <w:r w:rsidDel="00000000" w:rsidR="00000000" w:rsidRPr="00000000">
        <w:rPr>
          <w:rtl w:val="0"/>
        </w:rPr>
        <w:t xml:space="preserve">       </w:t>
      </w:r>
    </w:p>
    <w:p w:rsidR="00000000" w:rsidDel="00000000" w:rsidP="00000000" w:rsidRDefault="00000000" w:rsidRPr="00000000" w14:paraId="000002B3">
      <w:pPr>
        <w:pageBreakBefore w:val="0"/>
        <w:rPr/>
      </w:pPr>
      <w:r w:rsidDel="00000000" w:rsidR="00000000" w:rsidRPr="00000000">
        <w:rPr>
          <w:rtl w:val="0"/>
        </w:rPr>
        <w:t xml:space="preserve">       printf("id tram[%d] = ",i+1);</w:t>
      </w:r>
    </w:p>
    <w:p w:rsidR="00000000" w:rsidDel="00000000" w:rsidP="00000000" w:rsidRDefault="00000000" w:rsidRPr="00000000" w14:paraId="000002B4">
      <w:pPr>
        <w:pageBreakBefore w:val="0"/>
        <w:rPr/>
      </w:pPr>
      <w:r w:rsidDel="00000000" w:rsidR="00000000" w:rsidRPr="00000000">
        <w:rPr>
          <w:rtl w:val="0"/>
        </w:rPr>
        <w:t xml:space="preserve">       scanf("%d",&amp;list[i].id);</w:t>
      </w:r>
    </w:p>
    <w:p w:rsidR="00000000" w:rsidDel="00000000" w:rsidP="00000000" w:rsidRDefault="00000000" w:rsidRPr="00000000" w14:paraId="000002B5">
      <w:pPr>
        <w:pageBreakBefore w:val="0"/>
        <w:rPr/>
      </w:pPr>
      <w:r w:rsidDel="00000000" w:rsidR="00000000" w:rsidRPr="00000000">
        <w:rPr>
          <w:rtl w:val="0"/>
        </w:rPr>
        <w:t xml:space="preserve">       printf("ten truong tram[%d] = ",i+1);</w:t>
      </w:r>
    </w:p>
    <w:p w:rsidR="00000000" w:rsidDel="00000000" w:rsidP="00000000" w:rsidRDefault="00000000" w:rsidRPr="00000000" w14:paraId="000002B6">
      <w:pPr>
        <w:pageBreakBefore w:val="0"/>
        <w:rPr/>
      </w:pPr>
      <w:r w:rsidDel="00000000" w:rsidR="00000000" w:rsidRPr="00000000">
        <w:rPr>
          <w:rtl w:val="0"/>
        </w:rPr>
        <w:t xml:space="preserve">       fflush(stdin);</w:t>
      </w:r>
    </w:p>
    <w:p w:rsidR="00000000" w:rsidDel="00000000" w:rsidP="00000000" w:rsidRDefault="00000000" w:rsidRPr="00000000" w14:paraId="000002B7">
      <w:pPr>
        <w:pageBreakBefore w:val="0"/>
        <w:rPr/>
      </w:pPr>
      <w:r w:rsidDel="00000000" w:rsidR="00000000" w:rsidRPr="00000000">
        <w:rPr>
          <w:rtl w:val="0"/>
        </w:rPr>
        <w:t xml:space="preserve">       gets(list[i].name);</w:t>
      </w:r>
    </w:p>
    <w:p w:rsidR="00000000" w:rsidDel="00000000" w:rsidP="00000000" w:rsidRDefault="00000000" w:rsidRPr="00000000" w14:paraId="000002B8">
      <w:pPr>
        <w:pageBreakBefore w:val="0"/>
        <w:rPr/>
      </w:pPr>
      <w:r w:rsidDel="00000000" w:rsidR="00000000" w:rsidRPr="00000000">
        <w:rPr>
          <w:rtl w:val="0"/>
        </w:rPr>
        <w:t xml:space="preserve">       printf("Toa do x[%d] = ",i+1);</w:t>
      </w:r>
    </w:p>
    <w:p w:rsidR="00000000" w:rsidDel="00000000" w:rsidP="00000000" w:rsidRDefault="00000000" w:rsidRPr="00000000" w14:paraId="000002B9">
      <w:pPr>
        <w:pageBreakBefore w:val="0"/>
        <w:rPr/>
      </w:pPr>
      <w:r w:rsidDel="00000000" w:rsidR="00000000" w:rsidRPr="00000000">
        <w:rPr>
          <w:rtl w:val="0"/>
        </w:rPr>
        <w:t xml:space="preserve">       scanf("%d",&amp;list[i].x);</w:t>
      </w:r>
    </w:p>
    <w:p w:rsidR="00000000" w:rsidDel="00000000" w:rsidP="00000000" w:rsidRDefault="00000000" w:rsidRPr="00000000" w14:paraId="000002BA">
      <w:pPr>
        <w:pageBreakBefore w:val="0"/>
        <w:rPr/>
      </w:pPr>
      <w:r w:rsidDel="00000000" w:rsidR="00000000" w:rsidRPr="00000000">
        <w:rPr>
          <w:rtl w:val="0"/>
        </w:rPr>
        <w:t xml:space="preserve">       printf("Toa do y[%d] = ",i+1);</w:t>
      </w:r>
    </w:p>
    <w:p w:rsidR="00000000" w:rsidDel="00000000" w:rsidP="00000000" w:rsidRDefault="00000000" w:rsidRPr="00000000" w14:paraId="000002BB">
      <w:pPr>
        <w:pageBreakBefore w:val="0"/>
        <w:rPr/>
      </w:pPr>
      <w:r w:rsidDel="00000000" w:rsidR="00000000" w:rsidRPr="00000000">
        <w:rPr>
          <w:rtl w:val="0"/>
        </w:rPr>
        <w:t xml:space="preserve">       scanf("%d",&amp;list[i].y);</w:t>
      </w:r>
    </w:p>
    <w:p w:rsidR="00000000" w:rsidDel="00000000" w:rsidP="00000000" w:rsidRDefault="00000000" w:rsidRPr="00000000" w14:paraId="000002BC">
      <w:pPr>
        <w:pageBreakBefore w:val="0"/>
        <w:rPr/>
      </w:pPr>
      <w:r w:rsidDel="00000000" w:rsidR="00000000" w:rsidRPr="00000000">
        <w:rPr>
          <w:rtl w:val="0"/>
        </w:rPr>
        <w:t xml:space="preserve">       printf("ban kinh hdong[%d] = ",i+1);</w:t>
      </w:r>
    </w:p>
    <w:p w:rsidR="00000000" w:rsidDel="00000000" w:rsidP="00000000" w:rsidRDefault="00000000" w:rsidRPr="00000000" w14:paraId="000002BD">
      <w:pPr>
        <w:pageBreakBefore w:val="0"/>
        <w:rPr/>
      </w:pPr>
      <w:r w:rsidDel="00000000" w:rsidR="00000000" w:rsidRPr="00000000">
        <w:rPr>
          <w:rtl w:val="0"/>
        </w:rPr>
        <w:t xml:space="preserve">       scanf("%d",&amp;list[i].r);</w:t>
      </w:r>
    </w:p>
    <w:p w:rsidR="00000000" w:rsidDel="00000000" w:rsidP="00000000" w:rsidRDefault="00000000" w:rsidRPr="00000000" w14:paraId="000002BE">
      <w:pPr>
        <w:pageBreakBefore w:val="0"/>
        <w:rPr/>
      </w:pPr>
      <w:r w:rsidDel="00000000" w:rsidR="00000000" w:rsidRPr="00000000">
        <w:rPr>
          <w:rtl w:val="0"/>
        </w:rPr>
        <w:t xml:space="preserve">       while(list[i].r&lt;0)</w:t>
      </w:r>
    </w:p>
    <w:p w:rsidR="00000000" w:rsidDel="00000000" w:rsidP="00000000" w:rsidRDefault="00000000" w:rsidRPr="00000000" w14:paraId="000002BF">
      <w:pPr>
        <w:pageBreakBefore w:val="0"/>
        <w:rPr/>
      </w:pPr>
      <w:r w:rsidDel="00000000" w:rsidR="00000000" w:rsidRPr="00000000">
        <w:rPr>
          <w:rtl w:val="0"/>
        </w:rPr>
        <w:tab/>
        <w:t xml:space="preserve">   {</w:t>
      </w:r>
    </w:p>
    <w:p w:rsidR="00000000" w:rsidDel="00000000" w:rsidP="00000000" w:rsidRDefault="00000000" w:rsidRPr="00000000" w14:paraId="000002C0">
      <w:pPr>
        <w:pageBreakBefore w:val="0"/>
        <w:rPr/>
      </w:pPr>
      <w:r w:rsidDel="00000000" w:rsidR="00000000" w:rsidRPr="00000000">
        <w:rPr>
          <w:rtl w:val="0"/>
        </w:rPr>
        <w:t xml:space="preserve">           printf("Nhap lai ban kinh hoat dong &gt; 0 va &lt;100\n ");</w:t>
      </w:r>
    </w:p>
    <w:p w:rsidR="00000000" w:rsidDel="00000000" w:rsidP="00000000" w:rsidRDefault="00000000" w:rsidRPr="00000000" w14:paraId="000002C1">
      <w:pPr>
        <w:pageBreakBefore w:val="0"/>
        <w:rPr/>
      </w:pPr>
      <w:r w:rsidDel="00000000" w:rsidR="00000000" w:rsidRPr="00000000">
        <w:rPr>
          <w:rtl w:val="0"/>
        </w:rPr>
        <w:t xml:space="preserve">           scanf("%d",&amp;list[i].r);</w:t>
      </w:r>
    </w:p>
    <w:p w:rsidR="00000000" w:rsidDel="00000000" w:rsidP="00000000" w:rsidRDefault="00000000" w:rsidRPr="00000000" w14:paraId="000002C2">
      <w:pPr>
        <w:pageBreakBefore w:val="0"/>
        <w:rPr/>
      </w:pPr>
      <w:r w:rsidDel="00000000" w:rsidR="00000000" w:rsidRPr="00000000">
        <w:rPr>
          <w:rtl w:val="0"/>
        </w:rPr>
        <w:t xml:space="preserve">       }</w:t>
      </w:r>
    </w:p>
    <w:p w:rsidR="00000000" w:rsidDel="00000000" w:rsidP="00000000" w:rsidRDefault="00000000" w:rsidRPr="00000000" w14:paraId="000002C3">
      <w:pPr>
        <w:pageBreakBefore w:val="0"/>
        <w:rPr/>
      </w:pPr>
      <w:r w:rsidDel="00000000" w:rsidR="00000000" w:rsidRPr="00000000">
        <w:rPr>
          <w:rtl w:val="0"/>
        </w:rPr>
        <w:t xml:space="preserve">       while(list[i].r&gt;100)</w:t>
      </w:r>
    </w:p>
    <w:p w:rsidR="00000000" w:rsidDel="00000000" w:rsidP="00000000" w:rsidRDefault="00000000" w:rsidRPr="00000000" w14:paraId="000002C4">
      <w:pPr>
        <w:pageBreakBefore w:val="0"/>
        <w:rPr/>
      </w:pPr>
      <w:r w:rsidDel="00000000" w:rsidR="00000000" w:rsidRPr="00000000">
        <w:rPr>
          <w:rtl w:val="0"/>
        </w:rPr>
        <w:tab/>
        <w:t xml:space="preserve">   {</w:t>
      </w:r>
    </w:p>
    <w:p w:rsidR="00000000" w:rsidDel="00000000" w:rsidP="00000000" w:rsidRDefault="00000000" w:rsidRPr="00000000" w14:paraId="000002C5">
      <w:pPr>
        <w:pageBreakBefore w:val="0"/>
        <w:rPr/>
      </w:pPr>
      <w:r w:rsidDel="00000000" w:rsidR="00000000" w:rsidRPr="00000000">
        <w:rPr>
          <w:rtl w:val="0"/>
        </w:rPr>
        <w:t xml:space="preserve">           printf("Nhap lai ban kinh hoat dong &gt; 0 va &lt;100\n ");</w:t>
      </w:r>
    </w:p>
    <w:p w:rsidR="00000000" w:rsidDel="00000000" w:rsidP="00000000" w:rsidRDefault="00000000" w:rsidRPr="00000000" w14:paraId="000002C6">
      <w:pPr>
        <w:pageBreakBefore w:val="0"/>
        <w:rPr/>
      </w:pPr>
      <w:r w:rsidDel="00000000" w:rsidR="00000000" w:rsidRPr="00000000">
        <w:rPr>
          <w:rtl w:val="0"/>
        </w:rPr>
        <w:t xml:space="preserve">           scanf("%d",&amp;list[i].r);</w:t>
      </w:r>
    </w:p>
    <w:p w:rsidR="00000000" w:rsidDel="00000000" w:rsidP="00000000" w:rsidRDefault="00000000" w:rsidRPr="00000000" w14:paraId="000002C7">
      <w:pPr>
        <w:pageBreakBefore w:val="0"/>
        <w:rPr/>
      </w:pPr>
      <w:r w:rsidDel="00000000" w:rsidR="00000000" w:rsidRPr="00000000">
        <w:rPr>
          <w:rtl w:val="0"/>
        </w:rPr>
        <w:t xml:space="preserve">       }</w:t>
      </w:r>
    </w:p>
    <w:p w:rsidR="00000000" w:rsidDel="00000000" w:rsidP="00000000" w:rsidRDefault="00000000" w:rsidRPr="00000000" w14:paraId="000002C8">
      <w:pPr>
        <w:pageBreakBefore w:val="0"/>
        <w:rPr/>
      </w:pPr>
      <w:r w:rsidDel="00000000" w:rsidR="00000000" w:rsidRPr="00000000">
        <w:rPr>
          <w:rtl w:val="0"/>
        </w:rPr>
        <w:t xml:space="preserve">       </w:t>
      </w:r>
    </w:p>
    <w:p w:rsidR="00000000" w:rsidDel="00000000" w:rsidP="00000000" w:rsidRDefault="00000000" w:rsidRPr="00000000" w14:paraId="000002C9">
      <w:pPr>
        <w:pageBreakBefore w:val="0"/>
        <w:rPr/>
      </w:pPr>
      <w:r w:rsidDel="00000000" w:rsidR="00000000" w:rsidRPr="00000000">
        <w:rPr>
          <w:rtl w:val="0"/>
        </w:rPr>
        <w:t xml:space="preserve">    </w:t>
      </w:r>
    </w:p>
    <w:p w:rsidR="00000000" w:rsidDel="00000000" w:rsidP="00000000" w:rsidRDefault="00000000" w:rsidRPr="00000000" w14:paraId="000002CA">
      <w:pPr>
        <w:pageBreakBefore w:val="0"/>
        <w:rPr/>
      </w:pPr>
      <w:r w:rsidDel="00000000" w:rsidR="00000000" w:rsidRPr="00000000">
        <w:rPr>
          <w:rtl w:val="0"/>
        </w:rPr>
        <w:t xml:space="preserve">    </w:t>
        <w:tab/>
        <w:t xml:space="preserve">list[i].distance=sqrt(pow(list[i].x,2)+pow(list[i].y,2));</w:t>
      </w:r>
    </w:p>
    <w:p w:rsidR="00000000" w:rsidDel="00000000" w:rsidP="00000000" w:rsidRDefault="00000000" w:rsidRPr="00000000" w14:paraId="000002CB">
      <w:pPr>
        <w:pageBreakBefore w:val="0"/>
        <w:rPr/>
      </w:pPr>
      <w:r w:rsidDel="00000000" w:rsidR="00000000" w:rsidRPr="00000000">
        <w:rPr>
          <w:rtl w:val="0"/>
        </w:rPr>
        <w:tab/>
      </w:r>
    </w:p>
    <w:p w:rsidR="00000000" w:rsidDel="00000000" w:rsidP="00000000" w:rsidRDefault="00000000" w:rsidRPr="00000000" w14:paraId="000002CC">
      <w:pPr>
        <w:pageBreakBefore w:val="0"/>
        <w:rPr/>
      </w:pPr>
      <w:r w:rsidDel="00000000" w:rsidR="00000000" w:rsidRPr="00000000">
        <w:rPr>
          <w:rtl w:val="0"/>
        </w:rPr>
        <w:t xml:space="preserve">   }</w:t>
      </w:r>
    </w:p>
    <w:p w:rsidR="00000000" w:rsidDel="00000000" w:rsidP="00000000" w:rsidRDefault="00000000" w:rsidRPr="00000000" w14:paraId="000002CD">
      <w:pPr>
        <w:pageBreakBefore w:val="0"/>
        <w:rPr/>
      </w:pPr>
      <w:r w:rsidDel="00000000" w:rsidR="00000000" w:rsidRPr="00000000">
        <w:rPr>
          <w:rtl w:val="0"/>
        </w:rPr>
        <w:t xml:space="preserve">}</w:t>
      </w:r>
    </w:p>
    <w:p w:rsidR="00000000" w:rsidDel="00000000" w:rsidP="00000000" w:rsidRDefault="00000000" w:rsidRPr="00000000" w14:paraId="000002CE">
      <w:pPr>
        <w:pageBreakBefore w:val="0"/>
        <w:rPr/>
      </w:pPr>
      <w:r w:rsidDel="00000000" w:rsidR="00000000" w:rsidRPr="00000000">
        <w:rPr>
          <w:rtl w:val="0"/>
        </w:rPr>
        <w:t xml:space="preserve">void nhapthem(station*list,int n,int j)</w:t>
      </w:r>
    </w:p>
    <w:p w:rsidR="00000000" w:rsidDel="00000000" w:rsidP="00000000" w:rsidRDefault="00000000" w:rsidRPr="00000000" w14:paraId="000002CF">
      <w:pPr>
        <w:pageBreakBefore w:val="0"/>
        <w:rPr/>
      </w:pPr>
      <w:r w:rsidDel="00000000" w:rsidR="00000000" w:rsidRPr="00000000">
        <w:rPr>
          <w:rtl w:val="0"/>
        </w:rPr>
        <w:t xml:space="preserve">{</w:t>
      </w:r>
    </w:p>
    <w:p w:rsidR="00000000" w:rsidDel="00000000" w:rsidP="00000000" w:rsidRDefault="00000000" w:rsidRPr="00000000" w14:paraId="000002D0">
      <w:pPr>
        <w:pageBreakBefore w:val="0"/>
        <w:rPr/>
      </w:pPr>
      <w:r w:rsidDel="00000000" w:rsidR="00000000" w:rsidRPr="00000000">
        <w:rPr>
          <w:rtl w:val="0"/>
        </w:rPr>
        <w:tab/>
        <w:t xml:space="preserve">int i;</w:t>
      </w:r>
    </w:p>
    <w:p w:rsidR="00000000" w:rsidDel="00000000" w:rsidP="00000000" w:rsidRDefault="00000000" w:rsidRPr="00000000" w14:paraId="000002D1">
      <w:pPr>
        <w:pageBreakBefore w:val="0"/>
        <w:rPr/>
      </w:pPr>
      <w:r w:rsidDel="00000000" w:rsidR="00000000" w:rsidRPr="00000000">
        <w:rPr>
          <w:rtl w:val="0"/>
        </w:rPr>
        <w:t xml:space="preserve">       for(i=n-j;i&lt;n;i++)</w:t>
      </w:r>
    </w:p>
    <w:p w:rsidR="00000000" w:rsidDel="00000000" w:rsidP="00000000" w:rsidRDefault="00000000" w:rsidRPr="00000000" w14:paraId="000002D2">
      <w:pPr>
        <w:pageBreakBefore w:val="0"/>
        <w:rPr/>
      </w:pPr>
      <w:r w:rsidDel="00000000" w:rsidR="00000000" w:rsidRPr="00000000">
        <w:rPr>
          <w:rtl w:val="0"/>
        </w:rPr>
        <w:tab/>
        <w:t xml:space="preserve">{</w:t>
      </w:r>
    </w:p>
    <w:p w:rsidR="00000000" w:rsidDel="00000000" w:rsidP="00000000" w:rsidRDefault="00000000" w:rsidRPr="00000000" w14:paraId="000002D3">
      <w:pPr>
        <w:pageBreakBefore w:val="0"/>
        <w:rPr/>
      </w:pPr>
      <w:r w:rsidDel="00000000" w:rsidR="00000000" w:rsidRPr="00000000">
        <w:rPr>
          <w:rtl w:val="0"/>
        </w:rPr>
        <w:t xml:space="preserve">       fflush(stdin);</w:t>
      </w:r>
    </w:p>
    <w:p w:rsidR="00000000" w:rsidDel="00000000" w:rsidP="00000000" w:rsidRDefault="00000000" w:rsidRPr="00000000" w14:paraId="000002D4">
      <w:pPr>
        <w:pageBreakBefore w:val="0"/>
        <w:rPr/>
      </w:pPr>
      <w:r w:rsidDel="00000000" w:rsidR="00000000" w:rsidRPr="00000000">
        <w:rPr>
          <w:rtl w:val="0"/>
        </w:rPr>
        <w:t xml:space="preserve">       printf("id tram[%d] = ",i+1);</w:t>
      </w:r>
    </w:p>
    <w:p w:rsidR="00000000" w:rsidDel="00000000" w:rsidP="00000000" w:rsidRDefault="00000000" w:rsidRPr="00000000" w14:paraId="000002D5">
      <w:pPr>
        <w:pageBreakBefore w:val="0"/>
        <w:rPr/>
      </w:pPr>
      <w:r w:rsidDel="00000000" w:rsidR="00000000" w:rsidRPr="00000000">
        <w:rPr>
          <w:rtl w:val="0"/>
        </w:rPr>
        <w:t xml:space="preserve">       scanf("%d",&amp;list[i].id);</w:t>
      </w:r>
    </w:p>
    <w:p w:rsidR="00000000" w:rsidDel="00000000" w:rsidP="00000000" w:rsidRDefault="00000000" w:rsidRPr="00000000" w14:paraId="000002D6">
      <w:pPr>
        <w:pageBreakBefore w:val="0"/>
        <w:rPr/>
      </w:pPr>
      <w:r w:rsidDel="00000000" w:rsidR="00000000" w:rsidRPr="00000000">
        <w:rPr>
          <w:rtl w:val="0"/>
        </w:rPr>
        <w:t xml:space="preserve">       printf("ten truong tram[%d] = ",i+1);</w:t>
      </w:r>
    </w:p>
    <w:p w:rsidR="00000000" w:rsidDel="00000000" w:rsidP="00000000" w:rsidRDefault="00000000" w:rsidRPr="00000000" w14:paraId="000002D7">
      <w:pPr>
        <w:pageBreakBefore w:val="0"/>
        <w:rPr/>
      </w:pPr>
      <w:r w:rsidDel="00000000" w:rsidR="00000000" w:rsidRPr="00000000">
        <w:rPr>
          <w:rtl w:val="0"/>
        </w:rPr>
        <w:t xml:space="preserve">       fflush(stdin);</w:t>
      </w:r>
    </w:p>
    <w:p w:rsidR="00000000" w:rsidDel="00000000" w:rsidP="00000000" w:rsidRDefault="00000000" w:rsidRPr="00000000" w14:paraId="000002D8">
      <w:pPr>
        <w:pageBreakBefore w:val="0"/>
        <w:rPr/>
      </w:pPr>
      <w:r w:rsidDel="00000000" w:rsidR="00000000" w:rsidRPr="00000000">
        <w:rPr>
          <w:rtl w:val="0"/>
        </w:rPr>
        <w:t xml:space="preserve">       gets(list[i].name);</w:t>
      </w:r>
    </w:p>
    <w:p w:rsidR="00000000" w:rsidDel="00000000" w:rsidP="00000000" w:rsidRDefault="00000000" w:rsidRPr="00000000" w14:paraId="000002D9">
      <w:pPr>
        <w:pageBreakBefore w:val="0"/>
        <w:rPr/>
      </w:pPr>
      <w:r w:rsidDel="00000000" w:rsidR="00000000" w:rsidRPr="00000000">
        <w:rPr>
          <w:rtl w:val="0"/>
        </w:rPr>
        <w:t xml:space="preserve">       printf("Toa do x[%d] = ",i+1);</w:t>
      </w:r>
    </w:p>
    <w:p w:rsidR="00000000" w:rsidDel="00000000" w:rsidP="00000000" w:rsidRDefault="00000000" w:rsidRPr="00000000" w14:paraId="000002DA">
      <w:pPr>
        <w:pageBreakBefore w:val="0"/>
        <w:rPr/>
      </w:pPr>
      <w:r w:rsidDel="00000000" w:rsidR="00000000" w:rsidRPr="00000000">
        <w:rPr>
          <w:rtl w:val="0"/>
        </w:rPr>
        <w:t xml:space="preserve">       scanf("%d",&amp;list[i].x);</w:t>
      </w:r>
    </w:p>
    <w:p w:rsidR="00000000" w:rsidDel="00000000" w:rsidP="00000000" w:rsidRDefault="00000000" w:rsidRPr="00000000" w14:paraId="000002DB">
      <w:pPr>
        <w:pageBreakBefore w:val="0"/>
        <w:rPr/>
      </w:pPr>
      <w:r w:rsidDel="00000000" w:rsidR="00000000" w:rsidRPr="00000000">
        <w:rPr>
          <w:rtl w:val="0"/>
        </w:rPr>
        <w:t xml:space="preserve">       printf("Toa do y[%d] = ",i+1);</w:t>
      </w:r>
    </w:p>
    <w:p w:rsidR="00000000" w:rsidDel="00000000" w:rsidP="00000000" w:rsidRDefault="00000000" w:rsidRPr="00000000" w14:paraId="000002DC">
      <w:pPr>
        <w:pageBreakBefore w:val="0"/>
        <w:rPr/>
      </w:pPr>
      <w:r w:rsidDel="00000000" w:rsidR="00000000" w:rsidRPr="00000000">
        <w:rPr>
          <w:rtl w:val="0"/>
        </w:rPr>
        <w:t xml:space="preserve">       scanf("%d",&amp;list[i].y);</w:t>
      </w:r>
    </w:p>
    <w:p w:rsidR="00000000" w:rsidDel="00000000" w:rsidP="00000000" w:rsidRDefault="00000000" w:rsidRPr="00000000" w14:paraId="000002DD">
      <w:pPr>
        <w:pageBreakBefore w:val="0"/>
        <w:rPr/>
      </w:pPr>
      <w:r w:rsidDel="00000000" w:rsidR="00000000" w:rsidRPr="00000000">
        <w:rPr>
          <w:rtl w:val="0"/>
        </w:rPr>
        <w:t xml:space="preserve">       printf("ban kinh hdong[%d] = ",i+1);</w:t>
      </w:r>
    </w:p>
    <w:p w:rsidR="00000000" w:rsidDel="00000000" w:rsidP="00000000" w:rsidRDefault="00000000" w:rsidRPr="00000000" w14:paraId="000002DE">
      <w:pPr>
        <w:pageBreakBefore w:val="0"/>
        <w:rPr/>
      </w:pPr>
      <w:r w:rsidDel="00000000" w:rsidR="00000000" w:rsidRPr="00000000">
        <w:rPr>
          <w:rtl w:val="0"/>
        </w:rPr>
        <w:t xml:space="preserve">       scanf("%d",&amp;list[i].r);</w:t>
      </w:r>
    </w:p>
    <w:p w:rsidR="00000000" w:rsidDel="00000000" w:rsidP="00000000" w:rsidRDefault="00000000" w:rsidRPr="00000000" w14:paraId="000002DF">
      <w:pPr>
        <w:pageBreakBefore w:val="0"/>
        <w:rPr/>
      </w:pPr>
      <w:r w:rsidDel="00000000" w:rsidR="00000000" w:rsidRPr="00000000">
        <w:rPr>
          <w:rtl w:val="0"/>
        </w:rPr>
        <w:t xml:space="preserve">       </w:t>
      </w:r>
    </w:p>
    <w:p w:rsidR="00000000" w:rsidDel="00000000" w:rsidP="00000000" w:rsidRDefault="00000000" w:rsidRPr="00000000" w14:paraId="000002E0">
      <w:pPr>
        <w:pageBreakBefore w:val="0"/>
        <w:rPr/>
      </w:pPr>
      <w:r w:rsidDel="00000000" w:rsidR="00000000" w:rsidRPr="00000000">
        <w:rPr>
          <w:rtl w:val="0"/>
        </w:rPr>
        <w:t xml:space="preserve">       while(list[i].r&lt;0)</w:t>
      </w:r>
    </w:p>
    <w:p w:rsidR="00000000" w:rsidDel="00000000" w:rsidP="00000000" w:rsidRDefault="00000000" w:rsidRPr="00000000" w14:paraId="000002E1">
      <w:pPr>
        <w:pageBreakBefore w:val="0"/>
        <w:rPr/>
      </w:pPr>
      <w:r w:rsidDel="00000000" w:rsidR="00000000" w:rsidRPr="00000000">
        <w:rPr>
          <w:rtl w:val="0"/>
        </w:rPr>
        <w:tab/>
        <w:t xml:space="preserve">   {</w:t>
      </w:r>
    </w:p>
    <w:p w:rsidR="00000000" w:rsidDel="00000000" w:rsidP="00000000" w:rsidRDefault="00000000" w:rsidRPr="00000000" w14:paraId="000002E2">
      <w:pPr>
        <w:pageBreakBefore w:val="0"/>
        <w:rPr/>
      </w:pPr>
      <w:r w:rsidDel="00000000" w:rsidR="00000000" w:rsidRPr="00000000">
        <w:rPr>
          <w:rtl w:val="0"/>
        </w:rPr>
        <w:t xml:space="preserve">           printf("Nhap lai ban kinh hoat dong &gt; 0 va &lt;100\n ");</w:t>
      </w:r>
    </w:p>
    <w:p w:rsidR="00000000" w:rsidDel="00000000" w:rsidP="00000000" w:rsidRDefault="00000000" w:rsidRPr="00000000" w14:paraId="000002E3">
      <w:pPr>
        <w:pageBreakBefore w:val="0"/>
        <w:rPr/>
      </w:pPr>
      <w:r w:rsidDel="00000000" w:rsidR="00000000" w:rsidRPr="00000000">
        <w:rPr>
          <w:rtl w:val="0"/>
        </w:rPr>
        <w:t xml:space="preserve">           scanf("%d",&amp;list[i].r);</w:t>
      </w:r>
    </w:p>
    <w:p w:rsidR="00000000" w:rsidDel="00000000" w:rsidP="00000000" w:rsidRDefault="00000000" w:rsidRPr="00000000" w14:paraId="000002E4">
      <w:pPr>
        <w:pageBreakBefore w:val="0"/>
        <w:rPr/>
      </w:pPr>
      <w:r w:rsidDel="00000000" w:rsidR="00000000" w:rsidRPr="00000000">
        <w:rPr>
          <w:rtl w:val="0"/>
        </w:rPr>
        <w:t xml:space="preserve">       }</w:t>
      </w:r>
    </w:p>
    <w:p w:rsidR="00000000" w:rsidDel="00000000" w:rsidP="00000000" w:rsidRDefault="00000000" w:rsidRPr="00000000" w14:paraId="000002E5">
      <w:pPr>
        <w:pageBreakBefore w:val="0"/>
        <w:rPr/>
      </w:pPr>
      <w:r w:rsidDel="00000000" w:rsidR="00000000" w:rsidRPr="00000000">
        <w:rPr>
          <w:rtl w:val="0"/>
        </w:rPr>
        <w:t xml:space="preserve">       while(list[i].r&gt;100)</w:t>
      </w:r>
    </w:p>
    <w:p w:rsidR="00000000" w:rsidDel="00000000" w:rsidP="00000000" w:rsidRDefault="00000000" w:rsidRPr="00000000" w14:paraId="000002E6">
      <w:pPr>
        <w:pageBreakBefore w:val="0"/>
        <w:rPr/>
      </w:pPr>
      <w:r w:rsidDel="00000000" w:rsidR="00000000" w:rsidRPr="00000000">
        <w:rPr>
          <w:rtl w:val="0"/>
        </w:rPr>
        <w:tab/>
        <w:t xml:space="preserve">   {</w:t>
      </w:r>
    </w:p>
    <w:p w:rsidR="00000000" w:rsidDel="00000000" w:rsidP="00000000" w:rsidRDefault="00000000" w:rsidRPr="00000000" w14:paraId="000002E7">
      <w:pPr>
        <w:pageBreakBefore w:val="0"/>
        <w:rPr/>
      </w:pPr>
      <w:r w:rsidDel="00000000" w:rsidR="00000000" w:rsidRPr="00000000">
        <w:rPr>
          <w:rtl w:val="0"/>
        </w:rPr>
        <w:t xml:space="preserve">           printf("Nhap lai ban kinh hoat dong &gt; 0 va &lt;100\n ");</w:t>
      </w:r>
    </w:p>
    <w:p w:rsidR="00000000" w:rsidDel="00000000" w:rsidP="00000000" w:rsidRDefault="00000000" w:rsidRPr="00000000" w14:paraId="000002E8">
      <w:pPr>
        <w:pageBreakBefore w:val="0"/>
        <w:rPr/>
      </w:pPr>
      <w:r w:rsidDel="00000000" w:rsidR="00000000" w:rsidRPr="00000000">
        <w:rPr>
          <w:rtl w:val="0"/>
        </w:rPr>
        <w:t xml:space="preserve">           scanf("%d",&amp;list[i].r);</w:t>
      </w:r>
    </w:p>
    <w:p w:rsidR="00000000" w:rsidDel="00000000" w:rsidP="00000000" w:rsidRDefault="00000000" w:rsidRPr="00000000" w14:paraId="000002E9">
      <w:pPr>
        <w:pageBreakBefore w:val="0"/>
        <w:rPr/>
      </w:pPr>
      <w:r w:rsidDel="00000000" w:rsidR="00000000" w:rsidRPr="00000000">
        <w:rPr>
          <w:rtl w:val="0"/>
        </w:rPr>
        <w:t xml:space="preserve">       }</w:t>
      </w:r>
    </w:p>
    <w:p w:rsidR="00000000" w:rsidDel="00000000" w:rsidP="00000000" w:rsidRDefault="00000000" w:rsidRPr="00000000" w14:paraId="000002EA">
      <w:pPr>
        <w:pageBreakBefore w:val="0"/>
        <w:rPr/>
      </w:pPr>
      <w:r w:rsidDel="00000000" w:rsidR="00000000" w:rsidRPr="00000000">
        <w:rPr>
          <w:rtl w:val="0"/>
        </w:rPr>
        <w:t xml:space="preserve">       </w:t>
        <w:tab/>
        <w:t xml:space="preserve">list[i].distance=sqrt(pow(list[i].x,2)+pow(list[i].y,2));</w:t>
      </w:r>
    </w:p>
    <w:p w:rsidR="00000000" w:rsidDel="00000000" w:rsidP="00000000" w:rsidRDefault="00000000" w:rsidRPr="00000000" w14:paraId="000002EB">
      <w:pPr>
        <w:pageBreakBefore w:val="0"/>
        <w:rPr/>
      </w:pPr>
      <w:r w:rsidDel="00000000" w:rsidR="00000000" w:rsidRPr="00000000">
        <w:rPr>
          <w:rtl w:val="0"/>
        </w:rPr>
        <w:t xml:space="preserve">   }</w:t>
      </w:r>
    </w:p>
    <w:p w:rsidR="00000000" w:rsidDel="00000000" w:rsidP="00000000" w:rsidRDefault="00000000" w:rsidRPr="00000000" w14:paraId="000002EC">
      <w:pPr>
        <w:pageBreakBefore w:val="0"/>
        <w:rPr/>
      </w:pPr>
      <w:r w:rsidDel="00000000" w:rsidR="00000000" w:rsidRPr="00000000">
        <w:rPr>
          <w:rtl w:val="0"/>
        </w:rPr>
        <w:t xml:space="preserve">}</w:t>
      </w:r>
    </w:p>
    <w:p w:rsidR="00000000" w:rsidDel="00000000" w:rsidP="00000000" w:rsidRDefault="00000000" w:rsidRPr="00000000" w14:paraId="000002ED">
      <w:pPr>
        <w:pageBreakBefore w:val="0"/>
        <w:rPr/>
      </w:pPr>
      <w:r w:rsidDel="00000000" w:rsidR="00000000" w:rsidRPr="00000000">
        <w:rPr>
          <w:rtl w:val="0"/>
        </w:rPr>
        <w:t xml:space="preserve">void inra(station*list,int n)</w:t>
      </w:r>
    </w:p>
    <w:p w:rsidR="00000000" w:rsidDel="00000000" w:rsidP="00000000" w:rsidRDefault="00000000" w:rsidRPr="00000000" w14:paraId="000002EE">
      <w:pPr>
        <w:pageBreakBefore w:val="0"/>
        <w:rPr/>
      </w:pPr>
      <w:r w:rsidDel="00000000" w:rsidR="00000000" w:rsidRPr="00000000">
        <w:rPr>
          <w:rtl w:val="0"/>
        </w:rPr>
        <w:t xml:space="preserve">{</w:t>
      </w:r>
    </w:p>
    <w:p w:rsidR="00000000" w:rsidDel="00000000" w:rsidP="00000000" w:rsidRDefault="00000000" w:rsidRPr="00000000" w14:paraId="000002EF">
      <w:pPr>
        <w:pageBreakBefore w:val="0"/>
        <w:rPr/>
      </w:pPr>
      <w:r w:rsidDel="00000000" w:rsidR="00000000" w:rsidRPr="00000000">
        <w:rPr>
          <w:rtl w:val="0"/>
        </w:rPr>
        <w:t xml:space="preserve">int i;</w:t>
      </w:r>
    </w:p>
    <w:p w:rsidR="00000000" w:rsidDel="00000000" w:rsidP="00000000" w:rsidRDefault="00000000" w:rsidRPr="00000000" w14:paraId="000002F0">
      <w:pPr>
        <w:pageBreakBefore w:val="0"/>
        <w:rPr/>
      </w:pPr>
      <w:r w:rsidDel="00000000" w:rsidR="00000000" w:rsidRPr="00000000">
        <w:rPr>
          <w:rtl w:val="0"/>
        </w:rPr>
      </w:r>
    </w:p>
    <w:p w:rsidR="00000000" w:rsidDel="00000000" w:rsidP="00000000" w:rsidRDefault="00000000" w:rsidRPr="00000000" w14:paraId="000002F1">
      <w:pPr>
        <w:pageBreakBefore w:val="0"/>
        <w:rPr/>
      </w:pPr>
      <w:r w:rsidDel="00000000" w:rsidR="00000000" w:rsidRPr="00000000">
        <w:rPr>
          <w:rtl w:val="0"/>
        </w:rPr>
        <w:t xml:space="preserve">printf("%-10s | %-20s | %-10s | %-10s  |\n","ID","Ten truong tram","Toa do","ban kinh");</w:t>
      </w:r>
    </w:p>
    <w:p w:rsidR="00000000" w:rsidDel="00000000" w:rsidP="00000000" w:rsidRDefault="00000000" w:rsidRPr="00000000" w14:paraId="000002F2">
      <w:pPr>
        <w:pageBreakBefore w:val="0"/>
        <w:rPr/>
      </w:pPr>
      <w:r w:rsidDel="00000000" w:rsidR="00000000" w:rsidRPr="00000000">
        <w:rPr>
          <w:rtl w:val="0"/>
        </w:rPr>
        <w:t xml:space="preserve">   for(i=0;i&lt;n;i++)</w:t>
      </w:r>
    </w:p>
    <w:p w:rsidR="00000000" w:rsidDel="00000000" w:rsidP="00000000" w:rsidRDefault="00000000" w:rsidRPr="00000000" w14:paraId="000002F3">
      <w:pPr>
        <w:pageBreakBefore w:val="0"/>
        <w:rPr/>
      </w:pPr>
      <w:r w:rsidDel="00000000" w:rsidR="00000000" w:rsidRPr="00000000">
        <w:rPr>
          <w:rtl w:val="0"/>
        </w:rPr>
        <w:t xml:space="preserve">   {</w:t>
      </w:r>
    </w:p>
    <w:p w:rsidR="00000000" w:rsidDel="00000000" w:rsidP="00000000" w:rsidRDefault="00000000" w:rsidRPr="00000000" w14:paraId="000002F4">
      <w:pPr>
        <w:pageBreakBefore w:val="0"/>
        <w:rPr/>
      </w:pPr>
      <w:r w:rsidDel="00000000" w:rsidR="00000000" w:rsidRPr="00000000">
        <w:rPr>
          <w:rtl w:val="0"/>
        </w:rPr>
        <w:t xml:space="preserve">   </w:t>
        <w:tab/>
        <w:t xml:space="preserve">  </w:t>
      </w:r>
    </w:p>
    <w:p w:rsidR="00000000" w:rsidDel="00000000" w:rsidP="00000000" w:rsidRDefault="00000000" w:rsidRPr="00000000" w14:paraId="000002F5">
      <w:pPr>
        <w:pageBreakBefore w:val="0"/>
        <w:rPr/>
      </w:pPr>
      <w:r w:rsidDel="00000000" w:rsidR="00000000" w:rsidRPr="00000000">
        <w:rPr>
          <w:rtl w:val="0"/>
        </w:rPr>
        <w:t xml:space="preserve">      printf("%-10d | %-20s | (%-3d,%-4d) | %-10d  |",list[i].id,list[i].name,list[i].x,list[i].y,list[i].r);</w:t>
      </w:r>
    </w:p>
    <w:p w:rsidR="00000000" w:rsidDel="00000000" w:rsidP="00000000" w:rsidRDefault="00000000" w:rsidRPr="00000000" w14:paraId="000002F6">
      <w:pPr>
        <w:pageBreakBefore w:val="0"/>
        <w:rPr/>
      </w:pPr>
      <w:r w:rsidDel="00000000" w:rsidR="00000000" w:rsidRPr="00000000">
        <w:rPr>
          <w:rtl w:val="0"/>
        </w:rPr>
        <w:t xml:space="preserve">      printf("\n");</w:t>
      </w:r>
    </w:p>
    <w:p w:rsidR="00000000" w:rsidDel="00000000" w:rsidP="00000000" w:rsidRDefault="00000000" w:rsidRPr="00000000" w14:paraId="000002F7">
      <w:pPr>
        <w:pageBreakBefore w:val="0"/>
        <w:rPr/>
      </w:pPr>
      <w:r w:rsidDel="00000000" w:rsidR="00000000" w:rsidRPr="00000000">
        <w:rPr>
          <w:rtl w:val="0"/>
        </w:rPr>
        <w:t xml:space="preserve">     </w:t>
      </w:r>
    </w:p>
    <w:p w:rsidR="00000000" w:rsidDel="00000000" w:rsidP="00000000" w:rsidRDefault="00000000" w:rsidRPr="00000000" w14:paraId="000002F8">
      <w:pPr>
        <w:pageBreakBefore w:val="0"/>
        <w:rPr/>
      </w:pPr>
      <w:r w:rsidDel="00000000" w:rsidR="00000000" w:rsidRPr="00000000">
        <w:rPr>
          <w:rtl w:val="0"/>
        </w:rPr>
        <w:t xml:space="preserve">   } </w:t>
      </w:r>
    </w:p>
    <w:p w:rsidR="00000000" w:rsidDel="00000000" w:rsidP="00000000" w:rsidRDefault="00000000" w:rsidRPr="00000000" w14:paraId="000002F9">
      <w:pPr>
        <w:pageBreakBefore w:val="0"/>
        <w:rPr/>
      </w:pPr>
      <w:r w:rsidDel="00000000" w:rsidR="00000000" w:rsidRPr="00000000">
        <w:rPr>
          <w:rtl w:val="0"/>
        </w:rPr>
        <w:t xml:space="preserve">   </w:t>
      </w:r>
    </w:p>
    <w:p w:rsidR="00000000" w:rsidDel="00000000" w:rsidP="00000000" w:rsidRDefault="00000000" w:rsidRPr="00000000" w14:paraId="000002FA">
      <w:pPr>
        <w:pageBreakBefore w:val="0"/>
        <w:rPr/>
      </w:pPr>
      <w:r w:rsidDel="00000000" w:rsidR="00000000" w:rsidRPr="00000000">
        <w:rPr>
          <w:rtl w:val="0"/>
        </w:rPr>
        <w:t xml:space="preserve">}</w:t>
      </w:r>
    </w:p>
    <w:p w:rsidR="00000000" w:rsidDel="00000000" w:rsidP="00000000" w:rsidRDefault="00000000" w:rsidRPr="00000000" w14:paraId="000002FB">
      <w:pPr>
        <w:pageBreakBefore w:val="0"/>
        <w:rPr/>
      </w:pPr>
      <w:r w:rsidDel="00000000" w:rsidR="00000000" w:rsidRPr="00000000">
        <w:rPr>
          <w:rtl w:val="0"/>
        </w:rPr>
        <w:t xml:space="preserve">int tinhtoan(station*list,int n)</w:t>
      </w:r>
    </w:p>
    <w:p w:rsidR="00000000" w:rsidDel="00000000" w:rsidP="00000000" w:rsidRDefault="00000000" w:rsidRPr="00000000" w14:paraId="000002FC">
      <w:pPr>
        <w:pageBreakBefore w:val="0"/>
        <w:rPr/>
      </w:pPr>
      <w:r w:rsidDel="00000000" w:rsidR="00000000" w:rsidRPr="00000000">
        <w:rPr>
          <w:rtl w:val="0"/>
        </w:rPr>
        <w:t xml:space="preserve">{</w:t>
      </w:r>
    </w:p>
    <w:p w:rsidR="00000000" w:rsidDel="00000000" w:rsidP="00000000" w:rsidRDefault="00000000" w:rsidRPr="00000000" w14:paraId="000002FD">
      <w:pPr>
        <w:pageBreakBefore w:val="0"/>
        <w:rPr/>
      </w:pPr>
      <w:r w:rsidDel="00000000" w:rsidR="00000000" w:rsidRPr="00000000">
        <w:rPr>
          <w:rtl w:val="0"/>
        </w:rPr>
        <w:tab/>
        <w:t xml:space="preserve">printf("%-10s | %-20s | %-10s | %-10s  | %-10s\n","ID","Ten truong tram","Toa do","ban kinh","Khoang cach");</w:t>
      </w:r>
    </w:p>
    <w:p w:rsidR="00000000" w:rsidDel="00000000" w:rsidP="00000000" w:rsidRDefault="00000000" w:rsidRPr="00000000" w14:paraId="000002FE">
      <w:pPr>
        <w:pageBreakBefore w:val="0"/>
        <w:rPr/>
      </w:pPr>
      <w:r w:rsidDel="00000000" w:rsidR="00000000" w:rsidRPr="00000000">
        <w:rPr>
          <w:rtl w:val="0"/>
        </w:rPr>
        <w:tab/>
        <w:t xml:space="preserve">for(i=0;i&lt;n;i++)</w:t>
      </w:r>
    </w:p>
    <w:p w:rsidR="00000000" w:rsidDel="00000000" w:rsidP="00000000" w:rsidRDefault="00000000" w:rsidRPr="00000000" w14:paraId="000002FF">
      <w:pPr>
        <w:pageBreakBefore w:val="0"/>
        <w:rPr/>
      </w:pPr>
      <w:r w:rsidDel="00000000" w:rsidR="00000000" w:rsidRPr="00000000">
        <w:rPr>
          <w:rtl w:val="0"/>
        </w:rPr>
        <w:t xml:space="preserve">    {</w:t>
      </w:r>
    </w:p>
    <w:p w:rsidR="00000000" w:rsidDel="00000000" w:rsidP="00000000" w:rsidRDefault="00000000" w:rsidRPr="00000000" w14:paraId="00000300">
      <w:pPr>
        <w:pageBreakBefore w:val="0"/>
        <w:rPr/>
      </w:pPr>
      <w:r w:rsidDel="00000000" w:rsidR="00000000" w:rsidRPr="00000000">
        <w:rPr>
          <w:rtl w:val="0"/>
        </w:rPr>
        <w:t xml:space="preserve">      printf("%-10d | %-20s | (%-3d,%-4d) | %-10d  | %-3.2f",list[i].id,list[i].name,list[i].x,list[i].y,list[i].r,list[i].distance);</w:t>
      </w:r>
    </w:p>
    <w:p w:rsidR="00000000" w:rsidDel="00000000" w:rsidP="00000000" w:rsidRDefault="00000000" w:rsidRPr="00000000" w14:paraId="00000301">
      <w:pPr>
        <w:pageBreakBefore w:val="0"/>
        <w:rPr/>
      </w:pPr>
      <w:r w:rsidDel="00000000" w:rsidR="00000000" w:rsidRPr="00000000">
        <w:rPr>
          <w:rtl w:val="0"/>
        </w:rPr>
        <w:t xml:space="preserve">      printf("\n");</w:t>
      </w:r>
    </w:p>
    <w:p w:rsidR="00000000" w:rsidDel="00000000" w:rsidP="00000000" w:rsidRDefault="00000000" w:rsidRPr="00000000" w14:paraId="00000302">
      <w:pPr>
        <w:pageBreakBefore w:val="0"/>
        <w:rPr/>
      </w:pPr>
      <w:r w:rsidDel="00000000" w:rsidR="00000000" w:rsidRPr="00000000">
        <w:rPr>
          <w:rtl w:val="0"/>
        </w:rPr>
        <w:tab/>
        <w:t xml:space="preserve">}</w:t>
      </w:r>
    </w:p>
    <w:p w:rsidR="00000000" w:rsidDel="00000000" w:rsidP="00000000" w:rsidRDefault="00000000" w:rsidRPr="00000000" w14:paraId="00000303">
      <w:pPr>
        <w:pageBreakBefore w:val="0"/>
        <w:rPr/>
      </w:pPr>
      <w:r w:rsidDel="00000000" w:rsidR="00000000" w:rsidRPr="00000000">
        <w:rPr>
          <w:rtl w:val="0"/>
        </w:rPr>
        <w:tab/>
        <w:t xml:space="preserve">int i,t,j;</w:t>
      </w:r>
    </w:p>
    <w:p w:rsidR="00000000" w:rsidDel="00000000" w:rsidP="00000000" w:rsidRDefault="00000000" w:rsidRPr="00000000" w14:paraId="00000304">
      <w:pPr>
        <w:pageBreakBefore w:val="0"/>
        <w:rPr/>
      </w:pPr>
      <w:r w:rsidDel="00000000" w:rsidR="00000000" w:rsidRPr="00000000">
        <w:rPr>
          <w:rtl w:val="0"/>
        </w:rPr>
        <w:tab/>
        <w:t xml:space="preserve">station list2[50],a;</w:t>
      </w:r>
    </w:p>
    <w:p w:rsidR="00000000" w:rsidDel="00000000" w:rsidP="00000000" w:rsidRDefault="00000000" w:rsidRPr="00000000" w14:paraId="00000305">
      <w:pPr>
        <w:pageBreakBefore w:val="0"/>
        <w:rPr/>
      </w:pPr>
      <w:r w:rsidDel="00000000" w:rsidR="00000000" w:rsidRPr="00000000">
        <w:rPr>
          <w:rtl w:val="0"/>
        </w:rPr>
        <w:tab/>
      </w:r>
    </w:p>
    <w:p w:rsidR="00000000" w:rsidDel="00000000" w:rsidP="00000000" w:rsidRDefault="00000000" w:rsidRPr="00000000" w14:paraId="00000306">
      <w:pPr>
        <w:pageBreakBefore w:val="0"/>
        <w:rPr/>
      </w:pPr>
      <w:r w:rsidDel="00000000" w:rsidR="00000000" w:rsidRPr="00000000">
        <w:rPr>
          <w:rtl w:val="0"/>
        </w:rPr>
        <w:tab/>
        <w:t xml:space="preserve">for(i=0;i&lt;n;i++)</w:t>
      </w:r>
    </w:p>
    <w:p w:rsidR="00000000" w:rsidDel="00000000" w:rsidP="00000000" w:rsidRDefault="00000000" w:rsidRPr="00000000" w14:paraId="00000307">
      <w:pPr>
        <w:pageBreakBefore w:val="0"/>
        <w:rPr/>
      </w:pPr>
      <w:r w:rsidDel="00000000" w:rsidR="00000000" w:rsidRPr="00000000">
        <w:rPr>
          <w:rtl w:val="0"/>
        </w:rPr>
        <w:t xml:space="preserve">    {</w:t>
      </w:r>
    </w:p>
    <w:p w:rsidR="00000000" w:rsidDel="00000000" w:rsidP="00000000" w:rsidRDefault="00000000" w:rsidRPr="00000000" w14:paraId="00000308">
      <w:pPr>
        <w:pageBreakBefore w:val="0"/>
        <w:rPr/>
      </w:pPr>
      <w:r w:rsidDel="00000000" w:rsidR="00000000" w:rsidRPr="00000000">
        <w:rPr>
          <w:rtl w:val="0"/>
        </w:rPr>
        <w:t xml:space="preserve">    </w:t>
        <w:tab/>
        <w:t xml:space="preserve">list2[i]=list[i];</w:t>
      </w:r>
    </w:p>
    <w:p w:rsidR="00000000" w:rsidDel="00000000" w:rsidP="00000000" w:rsidRDefault="00000000" w:rsidRPr="00000000" w14:paraId="00000309">
      <w:pPr>
        <w:pageBreakBefore w:val="0"/>
        <w:rPr/>
      </w:pPr>
      <w:r w:rsidDel="00000000" w:rsidR="00000000" w:rsidRPr="00000000">
        <w:rPr>
          <w:rtl w:val="0"/>
        </w:rPr>
        <w:tab/>
        <w:t xml:space="preserve">}</w:t>
      </w:r>
    </w:p>
    <w:p w:rsidR="00000000" w:rsidDel="00000000" w:rsidP="00000000" w:rsidRDefault="00000000" w:rsidRPr="00000000" w14:paraId="0000030A">
      <w:pPr>
        <w:pageBreakBefore w:val="0"/>
        <w:rPr/>
      </w:pPr>
      <w:r w:rsidDel="00000000" w:rsidR="00000000" w:rsidRPr="00000000">
        <w:rPr>
          <w:rtl w:val="0"/>
        </w:rPr>
        <w:tab/>
        <w:t xml:space="preserve">for(j=n-1;j&gt;=0;j--)</w:t>
      </w:r>
    </w:p>
    <w:p w:rsidR="00000000" w:rsidDel="00000000" w:rsidP="00000000" w:rsidRDefault="00000000" w:rsidRPr="00000000" w14:paraId="0000030B">
      <w:pPr>
        <w:pageBreakBefore w:val="0"/>
        <w:rPr/>
      </w:pPr>
      <w:r w:rsidDel="00000000" w:rsidR="00000000" w:rsidRPr="00000000">
        <w:rPr>
          <w:rtl w:val="0"/>
        </w:rPr>
        <w:tab/>
        <w:t xml:space="preserve">{</w:t>
      </w:r>
    </w:p>
    <w:p w:rsidR="00000000" w:rsidDel="00000000" w:rsidP="00000000" w:rsidRDefault="00000000" w:rsidRPr="00000000" w14:paraId="0000030C">
      <w:pPr>
        <w:pageBreakBefore w:val="0"/>
        <w:rPr/>
      </w:pPr>
      <w:r w:rsidDel="00000000" w:rsidR="00000000" w:rsidRPr="00000000">
        <w:rPr>
          <w:rtl w:val="0"/>
        </w:rPr>
        <w:tab/>
        <w:t xml:space="preserve">for(i=0;i&lt;n;i++)</w:t>
      </w:r>
    </w:p>
    <w:p w:rsidR="00000000" w:rsidDel="00000000" w:rsidP="00000000" w:rsidRDefault="00000000" w:rsidRPr="00000000" w14:paraId="0000030D">
      <w:pPr>
        <w:pageBreakBefore w:val="0"/>
        <w:rPr/>
      </w:pPr>
      <w:r w:rsidDel="00000000" w:rsidR="00000000" w:rsidRPr="00000000">
        <w:rPr>
          <w:rtl w:val="0"/>
        </w:rPr>
        <w:tab/>
        <w:t xml:space="preserve">{</w:t>
      </w:r>
    </w:p>
    <w:p w:rsidR="00000000" w:rsidDel="00000000" w:rsidP="00000000" w:rsidRDefault="00000000" w:rsidRPr="00000000" w14:paraId="0000030E">
      <w:pPr>
        <w:pageBreakBefore w:val="0"/>
        <w:rPr/>
      </w:pPr>
      <w:r w:rsidDel="00000000" w:rsidR="00000000" w:rsidRPr="00000000">
        <w:rPr>
          <w:rtl w:val="0"/>
        </w:rPr>
        <w:tab/>
        <w:tab/>
        <w:tab/>
        <w:t xml:space="preserve">if(list2[i].distance&lt;list2[i+1].distance)</w:t>
      </w:r>
    </w:p>
    <w:p w:rsidR="00000000" w:rsidDel="00000000" w:rsidP="00000000" w:rsidRDefault="00000000" w:rsidRPr="00000000" w14:paraId="0000030F">
      <w:pPr>
        <w:pageBreakBefore w:val="0"/>
        <w:rPr/>
      </w:pPr>
      <w:r w:rsidDel="00000000" w:rsidR="00000000" w:rsidRPr="00000000">
        <w:rPr>
          <w:rtl w:val="0"/>
        </w:rPr>
        <w:tab/>
        <w:tab/>
        <w:tab/>
        <w:t xml:space="preserve">{</w:t>
      </w:r>
    </w:p>
    <w:p w:rsidR="00000000" w:rsidDel="00000000" w:rsidP="00000000" w:rsidRDefault="00000000" w:rsidRPr="00000000" w14:paraId="00000310">
      <w:pPr>
        <w:pageBreakBefore w:val="0"/>
        <w:rPr/>
      </w:pPr>
      <w:r w:rsidDel="00000000" w:rsidR="00000000" w:rsidRPr="00000000">
        <w:rPr>
          <w:rtl w:val="0"/>
        </w:rPr>
        <w:tab/>
        <w:tab/>
        <w:tab/>
        <w:tab/>
        <w:t xml:space="preserve">a=list2[i];</w:t>
      </w:r>
    </w:p>
    <w:p w:rsidR="00000000" w:rsidDel="00000000" w:rsidP="00000000" w:rsidRDefault="00000000" w:rsidRPr="00000000" w14:paraId="00000311">
      <w:pPr>
        <w:pageBreakBefore w:val="0"/>
        <w:rPr/>
      </w:pPr>
      <w:r w:rsidDel="00000000" w:rsidR="00000000" w:rsidRPr="00000000">
        <w:rPr>
          <w:rtl w:val="0"/>
        </w:rPr>
        <w:tab/>
        <w:tab/>
        <w:tab/>
        <w:tab/>
        <w:t xml:space="preserve">list2[i]=list2[i+1];</w:t>
      </w:r>
    </w:p>
    <w:p w:rsidR="00000000" w:rsidDel="00000000" w:rsidP="00000000" w:rsidRDefault="00000000" w:rsidRPr="00000000" w14:paraId="00000312">
      <w:pPr>
        <w:pageBreakBefore w:val="0"/>
        <w:rPr/>
      </w:pPr>
      <w:r w:rsidDel="00000000" w:rsidR="00000000" w:rsidRPr="00000000">
        <w:rPr>
          <w:rtl w:val="0"/>
        </w:rPr>
        <w:tab/>
        <w:tab/>
        <w:tab/>
        <w:tab/>
        <w:t xml:space="preserve">list2[i+1]=a;</w:t>
      </w:r>
    </w:p>
    <w:p w:rsidR="00000000" w:rsidDel="00000000" w:rsidP="00000000" w:rsidRDefault="00000000" w:rsidRPr="00000000" w14:paraId="00000313">
      <w:pPr>
        <w:pageBreakBefore w:val="0"/>
        <w:rPr/>
      </w:pPr>
      <w:r w:rsidDel="00000000" w:rsidR="00000000" w:rsidRPr="00000000">
        <w:rPr>
          <w:rtl w:val="0"/>
        </w:rPr>
        <w:tab/>
        <w:tab/>
        <w:tab/>
        <w:t xml:space="preserve">}</w:t>
      </w:r>
    </w:p>
    <w:p w:rsidR="00000000" w:rsidDel="00000000" w:rsidP="00000000" w:rsidRDefault="00000000" w:rsidRPr="00000000" w14:paraId="00000314">
      <w:pPr>
        <w:pageBreakBefore w:val="0"/>
        <w:rPr/>
      </w:pPr>
      <w:r w:rsidDel="00000000" w:rsidR="00000000" w:rsidRPr="00000000">
        <w:rPr>
          <w:rtl w:val="0"/>
        </w:rPr>
        <w:tab/>
        <w:t xml:space="preserve">}</w:t>
      </w:r>
    </w:p>
    <w:p w:rsidR="00000000" w:rsidDel="00000000" w:rsidP="00000000" w:rsidRDefault="00000000" w:rsidRPr="00000000" w14:paraId="00000315">
      <w:pPr>
        <w:pageBreakBefore w:val="0"/>
        <w:rPr/>
      </w:pPr>
      <w:r w:rsidDel="00000000" w:rsidR="00000000" w:rsidRPr="00000000">
        <w:rPr>
          <w:rtl w:val="0"/>
        </w:rPr>
        <w:t xml:space="preserve">    }</w:t>
      </w:r>
    </w:p>
    <w:p w:rsidR="00000000" w:rsidDel="00000000" w:rsidP="00000000" w:rsidRDefault="00000000" w:rsidRPr="00000000" w14:paraId="00000316">
      <w:pPr>
        <w:pageBreakBefore w:val="0"/>
        <w:rPr/>
      </w:pPr>
      <w:r w:rsidDel="00000000" w:rsidR="00000000" w:rsidRPr="00000000">
        <w:rPr>
          <w:rtl w:val="0"/>
        </w:rPr>
        <w:tab/>
        <w:t xml:space="preserve">printf("%-10s | %-20s | %-10s | %-10s  | %-10s\n","ID","Ten truong tram","Toa do","ban kinh","Khoang cach");</w:t>
      </w:r>
    </w:p>
    <w:p w:rsidR="00000000" w:rsidDel="00000000" w:rsidP="00000000" w:rsidRDefault="00000000" w:rsidRPr="00000000" w14:paraId="00000317">
      <w:pPr>
        <w:pageBreakBefore w:val="0"/>
        <w:rPr/>
      </w:pPr>
      <w:r w:rsidDel="00000000" w:rsidR="00000000" w:rsidRPr="00000000">
        <w:rPr>
          <w:rtl w:val="0"/>
        </w:rPr>
        <w:tab/>
        <w:t xml:space="preserve">for(i=0;i&lt;n;i++)</w:t>
      </w:r>
    </w:p>
    <w:p w:rsidR="00000000" w:rsidDel="00000000" w:rsidP="00000000" w:rsidRDefault="00000000" w:rsidRPr="00000000" w14:paraId="00000318">
      <w:pPr>
        <w:pageBreakBefore w:val="0"/>
        <w:rPr/>
      </w:pPr>
      <w:r w:rsidDel="00000000" w:rsidR="00000000" w:rsidRPr="00000000">
        <w:rPr>
          <w:rtl w:val="0"/>
        </w:rPr>
        <w:t xml:space="preserve">    {</w:t>
      </w:r>
    </w:p>
    <w:p w:rsidR="00000000" w:rsidDel="00000000" w:rsidP="00000000" w:rsidRDefault="00000000" w:rsidRPr="00000000" w14:paraId="00000319">
      <w:pPr>
        <w:pageBreakBefore w:val="0"/>
        <w:rPr/>
      </w:pPr>
      <w:r w:rsidDel="00000000" w:rsidR="00000000" w:rsidRPr="00000000">
        <w:rPr>
          <w:rtl w:val="0"/>
        </w:rPr>
        <w:t xml:space="preserve">      printf("%-10d | %-20s | (%-3d,%-4d) | %-10d  | %-3.2f",list2[i].id,list2[i].name,list2[i].x,list2[i].y,list2[i].r,list2[i].distance);</w:t>
      </w:r>
    </w:p>
    <w:p w:rsidR="00000000" w:rsidDel="00000000" w:rsidP="00000000" w:rsidRDefault="00000000" w:rsidRPr="00000000" w14:paraId="0000031A">
      <w:pPr>
        <w:pageBreakBefore w:val="0"/>
        <w:rPr/>
      </w:pPr>
      <w:r w:rsidDel="00000000" w:rsidR="00000000" w:rsidRPr="00000000">
        <w:rPr>
          <w:rtl w:val="0"/>
        </w:rPr>
        <w:t xml:space="preserve">      printf("\n");</w:t>
      </w:r>
    </w:p>
    <w:p w:rsidR="00000000" w:rsidDel="00000000" w:rsidP="00000000" w:rsidRDefault="00000000" w:rsidRPr="00000000" w14:paraId="0000031B">
      <w:pPr>
        <w:pageBreakBefore w:val="0"/>
        <w:rPr/>
      </w:pPr>
      <w:r w:rsidDel="00000000" w:rsidR="00000000" w:rsidRPr="00000000">
        <w:rPr>
          <w:rtl w:val="0"/>
        </w:rPr>
        <w:tab/>
        <w:t xml:space="preserve">}</w:t>
      </w:r>
    </w:p>
    <w:p w:rsidR="00000000" w:rsidDel="00000000" w:rsidP="00000000" w:rsidRDefault="00000000" w:rsidRPr="00000000" w14:paraId="0000031C">
      <w:pPr>
        <w:pageBreakBefore w:val="0"/>
        <w:rPr/>
      </w:pPr>
      <w:r w:rsidDel="00000000" w:rsidR="00000000" w:rsidRPr="00000000">
        <w:rPr>
          <w:rtl w:val="0"/>
        </w:rPr>
        <w:t xml:space="preserve">}</w:t>
      </w:r>
    </w:p>
    <w:p w:rsidR="00000000" w:rsidDel="00000000" w:rsidP="00000000" w:rsidRDefault="00000000" w:rsidRPr="00000000" w14:paraId="0000031D">
      <w:pPr>
        <w:pageBreakBefore w:val="0"/>
        <w:rPr/>
      </w:pPr>
      <w:r w:rsidDel="00000000" w:rsidR="00000000" w:rsidRPr="00000000">
        <w:rPr>
          <w:rtl w:val="0"/>
        </w:rPr>
      </w:r>
    </w:p>
    <w:p w:rsidR="00000000" w:rsidDel="00000000" w:rsidP="00000000" w:rsidRDefault="00000000" w:rsidRPr="00000000" w14:paraId="0000031E">
      <w:pPr>
        <w:pageBreakBefore w:val="0"/>
        <w:rPr/>
      </w:pPr>
      <w:r w:rsidDel="00000000" w:rsidR="00000000" w:rsidRPr="00000000">
        <w:rPr>
          <w:rtl w:val="0"/>
        </w:rPr>
        <w:t xml:space="preserve">int main()</w:t>
      </w:r>
    </w:p>
    <w:p w:rsidR="00000000" w:rsidDel="00000000" w:rsidP="00000000" w:rsidRDefault="00000000" w:rsidRPr="00000000" w14:paraId="0000031F">
      <w:pPr>
        <w:pageBreakBefore w:val="0"/>
        <w:rPr/>
      </w:pPr>
      <w:r w:rsidDel="00000000" w:rsidR="00000000" w:rsidRPr="00000000">
        <w:rPr>
          <w:rtl w:val="0"/>
        </w:rPr>
        <w:t xml:space="preserve">{</w:t>
      </w:r>
    </w:p>
    <w:p w:rsidR="00000000" w:rsidDel="00000000" w:rsidP="00000000" w:rsidRDefault="00000000" w:rsidRPr="00000000" w14:paraId="00000320">
      <w:pPr>
        <w:pageBreakBefore w:val="0"/>
        <w:rPr/>
      </w:pPr>
      <w:r w:rsidDel="00000000" w:rsidR="00000000" w:rsidRPr="00000000">
        <w:rPr>
          <w:rtl w:val="0"/>
        </w:rPr>
        <w:t xml:space="preserve">station list[50];</w:t>
      </w:r>
    </w:p>
    <w:p w:rsidR="00000000" w:rsidDel="00000000" w:rsidP="00000000" w:rsidRDefault="00000000" w:rsidRPr="00000000" w14:paraId="00000321">
      <w:pPr>
        <w:pageBreakBefore w:val="0"/>
        <w:rPr/>
      </w:pPr>
      <w:r w:rsidDel="00000000" w:rsidR="00000000" w:rsidRPr="00000000">
        <w:rPr>
          <w:rtl w:val="0"/>
        </w:rPr>
        <w:t xml:space="preserve"> int n=0,m = 0,j=0;</w:t>
      </w:r>
    </w:p>
    <w:p w:rsidR="00000000" w:rsidDel="00000000" w:rsidP="00000000" w:rsidRDefault="00000000" w:rsidRPr="00000000" w14:paraId="00000322">
      <w:pPr>
        <w:pageBreakBefore w:val="0"/>
        <w:rPr/>
      </w:pPr>
      <w:r w:rsidDel="00000000" w:rsidR="00000000" w:rsidRPr="00000000">
        <w:rPr>
          <w:rtl w:val="0"/>
        </w:rPr>
        <w:t xml:space="preserve"> int k;</w:t>
      </w:r>
    </w:p>
    <w:p w:rsidR="00000000" w:rsidDel="00000000" w:rsidP="00000000" w:rsidRDefault="00000000" w:rsidRPr="00000000" w14:paraId="00000323">
      <w:pPr>
        <w:pageBreakBefore w:val="0"/>
        <w:rPr/>
      </w:pPr>
      <w:r w:rsidDel="00000000" w:rsidR="00000000" w:rsidRPr="00000000">
        <w:rPr>
          <w:rtl w:val="0"/>
        </w:rPr>
        <w:t xml:space="preserve"> int t;</w:t>
      </w:r>
    </w:p>
    <w:p w:rsidR="00000000" w:rsidDel="00000000" w:rsidP="00000000" w:rsidRDefault="00000000" w:rsidRPr="00000000" w14:paraId="00000324">
      <w:pPr>
        <w:pageBreakBefore w:val="0"/>
        <w:rPr/>
      </w:pPr>
      <w:r w:rsidDel="00000000" w:rsidR="00000000" w:rsidRPr="00000000">
        <w:rPr>
          <w:rtl w:val="0"/>
        </w:rPr>
        <w:t xml:space="preserve">   </w:t>
      </w:r>
    </w:p>
    <w:p w:rsidR="00000000" w:rsidDel="00000000" w:rsidP="00000000" w:rsidRDefault="00000000" w:rsidRPr="00000000" w14:paraId="00000325">
      <w:pPr>
        <w:pageBreakBefore w:val="0"/>
        <w:rPr/>
      </w:pPr>
      <w:r w:rsidDel="00000000" w:rsidR="00000000" w:rsidRPr="00000000">
        <w:rPr>
          <w:rtl w:val="0"/>
        </w:rPr>
        <w:t xml:space="preserve">   while(m != 5)</w:t>
      </w:r>
    </w:p>
    <w:p w:rsidR="00000000" w:rsidDel="00000000" w:rsidP="00000000" w:rsidRDefault="00000000" w:rsidRPr="00000000" w14:paraId="00000326">
      <w:pPr>
        <w:pageBreakBefore w:val="0"/>
        <w:rPr/>
      </w:pPr>
      <w:r w:rsidDel="00000000" w:rsidR="00000000" w:rsidRPr="00000000">
        <w:rPr>
          <w:rtl w:val="0"/>
        </w:rPr>
        <w:t xml:space="preserve">   {</w:t>
      </w:r>
    </w:p>
    <w:p w:rsidR="00000000" w:rsidDel="00000000" w:rsidP="00000000" w:rsidRDefault="00000000" w:rsidRPr="00000000" w14:paraId="00000327">
      <w:pPr>
        <w:pageBreakBefore w:val="0"/>
        <w:rPr/>
      </w:pPr>
      <w:r w:rsidDel="00000000" w:rsidR="00000000" w:rsidRPr="00000000">
        <w:rPr>
          <w:rtl w:val="0"/>
        </w:rPr>
        <w:t xml:space="preserve">   printf("MENU\n1. Nhap thong tin tram thu phat.\n2. Bo sung tram thu phat.\n3.In ra danh sach tram.\n4.Tinh toan khoag cach tram.\n5.Thoat chuong trinh.\n"); </w:t>
      </w:r>
    </w:p>
    <w:p w:rsidR="00000000" w:rsidDel="00000000" w:rsidP="00000000" w:rsidRDefault="00000000" w:rsidRPr="00000000" w14:paraId="00000328">
      <w:pPr>
        <w:pageBreakBefore w:val="0"/>
        <w:rPr/>
      </w:pPr>
      <w:r w:rsidDel="00000000" w:rsidR="00000000" w:rsidRPr="00000000">
        <w:rPr>
          <w:rtl w:val="0"/>
        </w:rPr>
        <w:t xml:space="preserve">   scanf("%d",&amp;m);</w:t>
      </w:r>
    </w:p>
    <w:p w:rsidR="00000000" w:rsidDel="00000000" w:rsidP="00000000" w:rsidRDefault="00000000" w:rsidRPr="00000000" w14:paraId="00000329">
      <w:pPr>
        <w:pageBreakBefore w:val="0"/>
        <w:rPr/>
      </w:pPr>
      <w:r w:rsidDel="00000000" w:rsidR="00000000" w:rsidRPr="00000000">
        <w:rPr>
          <w:rtl w:val="0"/>
        </w:rPr>
        <w:t xml:space="preserve">   switch (m)</w:t>
      </w:r>
    </w:p>
    <w:p w:rsidR="00000000" w:rsidDel="00000000" w:rsidP="00000000" w:rsidRDefault="00000000" w:rsidRPr="00000000" w14:paraId="0000032A">
      <w:pPr>
        <w:pageBreakBefore w:val="0"/>
        <w:rPr/>
      </w:pPr>
      <w:r w:rsidDel="00000000" w:rsidR="00000000" w:rsidRPr="00000000">
        <w:rPr>
          <w:rtl w:val="0"/>
        </w:rPr>
        <w:t xml:space="preserve">   {</w:t>
      </w:r>
    </w:p>
    <w:p w:rsidR="00000000" w:rsidDel="00000000" w:rsidP="00000000" w:rsidRDefault="00000000" w:rsidRPr="00000000" w14:paraId="0000032B">
      <w:pPr>
        <w:pageBreakBefore w:val="0"/>
        <w:rPr/>
      </w:pPr>
      <w:r w:rsidDel="00000000" w:rsidR="00000000" w:rsidRPr="00000000">
        <w:rPr>
          <w:rtl w:val="0"/>
        </w:rPr>
        <w:t xml:space="preserve">   case 1:</w:t>
      </w:r>
    </w:p>
    <w:p w:rsidR="00000000" w:rsidDel="00000000" w:rsidP="00000000" w:rsidRDefault="00000000" w:rsidRPr="00000000" w14:paraId="0000032C">
      <w:pPr>
        <w:pageBreakBefore w:val="0"/>
        <w:rPr/>
      </w:pPr>
      <w:r w:rsidDel="00000000" w:rsidR="00000000" w:rsidRPr="00000000">
        <w:rPr>
          <w:rtl w:val="0"/>
        </w:rPr>
        <w:t xml:space="preserve">   </w:t>
        <w:tab/>
        <w:t xml:space="preserve">if(n==0)</w:t>
      </w:r>
    </w:p>
    <w:p w:rsidR="00000000" w:rsidDel="00000000" w:rsidP="00000000" w:rsidRDefault="00000000" w:rsidRPr="00000000" w14:paraId="0000032D">
      <w:pPr>
        <w:pageBreakBefore w:val="0"/>
        <w:rPr/>
      </w:pPr>
      <w:r w:rsidDel="00000000" w:rsidR="00000000" w:rsidRPr="00000000">
        <w:rPr>
          <w:rtl w:val="0"/>
        </w:rPr>
        <w:t xml:space="preserve">       {</w:t>
      </w:r>
    </w:p>
    <w:p w:rsidR="00000000" w:rsidDel="00000000" w:rsidP="00000000" w:rsidRDefault="00000000" w:rsidRPr="00000000" w14:paraId="0000032E">
      <w:pPr>
        <w:pageBreakBefore w:val="0"/>
        <w:rPr/>
      </w:pPr>
      <w:r w:rsidDel="00000000" w:rsidR="00000000" w:rsidRPr="00000000">
        <w:rPr>
          <w:rtl w:val="0"/>
        </w:rPr>
        <w:t xml:space="preserve">       </w:t>
        <w:tab/>
        <w:t xml:space="preserve">j=0;</w:t>
      </w:r>
    </w:p>
    <w:p w:rsidR="00000000" w:rsidDel="00000000" w:rsidP="00000000" w:rsidRDefault="00000000" w:rsidRPr="00000000" w14:paraId="0000032F">
      <w:pPr>
        <w:pageBreakBefore w:val="0"/>
        <w:rPr/>
      </w:pPr>
      <w:r w:rsidDel="00000000" w:rsidR="00000000" w:rsidRPr="00000000">
        <w:rPr>
          <w:rtl w:val="0"/>
        </w:rPr>
        <w:t xml:space="preserve">   </w:t>
        <w:tab/>
        <w:t xml:space="preserve">   printf("Nhap so tram  : ");</w:t>
      </w:r>
    </w:p>
    <w:p w:rsidR="00000000" w:rsidDel="00000000" w:rsidP="00000000" w:rsidRDefault="00000000" w:rsidRPr="00000000" w14:paraId="00000330">
      <w:pPr>
        <w:pageBreakBefore w:val="0"/>
        <w:rPr/>
      </w:pPr>
      <w:r w:rsidDel="00000000" w:rsidR="00000000" w:rsidRPr="00000000">
        <w:rPr>
          <w:rtl w:val="0"/>
        </w:rPr>
        <w:tab/>
        <w:t xml:space="preserve">   scanf("%d",&amp;n);</w:t>
      </w:r>
    </w:p>
    <w:p w:rsidR="00000000" w:rsidDel="00000000" w:rsidP="00000000" w:rsidRDefault="00000000" w:rsidRPr="00000000" w14:paraId="00000331">
      <w:pPr>
        <w:pageBreakBefore w:val="0"/>
        <w:rPr/>
      </w:pPr>
      <w:r w:rsidDel="00000000" w:rsidR="00000000" w:rsidRPr="00000000">
        <w:rPr>
          <w:rtl w:val="0"/>
        </w:rPr>
        <w:tab/>
        <w:t xml:space="preserve">   k=n;</w:t>
      </w:r>
    </w:p>
    <w:p w:rsidR="00000000" w:rsidDel="00000000" w:rsidP="00000000" w:rsidRDefault="00000000" w:rsidRPr="00000000" w14:paraId="00000332">
      <w:pPr>
        <w:pageBreakBefore w:val="0"/>
        <w:rPr/>
      </w:pPr>
      <w:r w:rsidDel="00000000" w:rsidR="00000000" w:rsidRPr="00000000">
        <w:rPr>
          <w:rtl w:val="0"/>
        </w:rPr>
        <w:tab/>
        <w:t xml:space="preserve">   nhap(list,n);</w:t>
      </w:r>
    </w:p>
    <w:p w:rsidR="00000000" w:rsidDel="00000000" w:rsidP="00000000" w:rsidRDefault="00000000" w:rsidRPr="00000000" w14:paraId="00000333">
      <w:pPr>
        <w:pageBreakBefore w:val="0"/>
        <w:rPr/>
      </w:pPr>
      <w:r w:rsidDel="00000000" w:rsidR="00000000" w:rsidRPr="00000000">
        <w:rPr>
          <w:rtl w:val="0"/>
        </w:rPr>
        <w:t xml:space="preserve">       }</w:t>
      </w:r>
    </w:p>
    <w:p w:rsidR="00000000" w:rsidDel="00000000" w:rsidP="00000000" w:rsidRDefault="00000000" w:rsidRPr="00000000" w14:paraId="00000334">
      <w:pPr>
        <w:pageBreakBefore w:val="0"/>
        <w:rPr/>
      </w:pPr>
      <w:r w:rsidDel="00000000" w:rsidR="00000000" w:rsidRPr="00000000">
        <w:rPr>
          <w:rtl w:val="0"/>
        </w:rPr>
        <w:tab/>
        <w:t xml:space="preserve">else printf("Nhap 2 de them so tram !\n");</w:t>
      </w:r>
    </w:p>
    <w:p w:rsidR="00000000" w:rsidDel="00000000" w:rsidP="00000000" w:rsidRDefault="00000000" w:rsidRPr="00000000" w14:paraId="00000335">
      <w:pPr>
        <w:pageBreakBefore w:val="0"/>
        <w:rPr/>
      </w:pPr>
      <w:r w:rsidDel="00000000" w:rsidR="00000000" w:rsidRPr="00000000">
        <w:rPr>
          <w:rtl w:val="0"/>
        </w:rPr>
        <w:t xml:space="preserve">       while(n&lt;=0)</w:t>
      </w:r>
    </w:p>
    <w:p w:rsidR="00000000" w:rsidDel="00000000" w:rsidP="00000000" w:rsidRDefault="00000000" w:rsidRPr="00000000" w14:paraId="00000336">
      <w:pPr>
        <w:pageBreakBefore w:val="0"/>
        <w:rPr/>
      </w:pPr>
      <w:r w:rsidDel="00000000" w:rsidR="00000000" w:rsidRPr="00000000">
        <w:rPr>
          <w:rtl w:val="0"/>
        </w:rPr>
        <w:tab/>
        <w:t xml:space="preserve">   {</w:t>
      </w:r>
    </w:p>
    <w:p w:rsidR="00000000" w:rsidDel="00000000" w:rsidP="00000000" w:rsidRDefault="00000000" w:rsidRPr="00000000" w14:paraId="00000337">
      <w:pPr>
        <w:pageBreakBefore w:val="0"/>
        <w:rPr/>
      </w:pPr>
      <w:r w:rsidDel="00000000" w:rsidR="00000000" w:rsidRPr="00000000">
        <w:rPr>
          <w:rtl w:val="0"/>
        </w:rPr>
        <w:t xml:space="preserve">           printf("So tram khong nho hon 0\nNhap lai n = ");</w:t>
      </w:r>
    </w:p>
    <w:p w:rsidR="00000000" w:rsidDel="00000000" w:rsidP="00000000" w:rsidRDefault="00000000" w:rsidRPr="00000000" w14:paraId="00000338">
      <w:pPr>
        <w:pageBreakBefore w:val="0"/>
        <w:rPr/>
      </w:pPr>
      <w:r w:rsidDel="00000000" w:rsidR="00000000" w:rsidRPr="00000000">
        <w:rPr>
          <w:rtl w:val="0"/>
        </w:rPr>
        <w:t xml:space="preserve">           scanf("%d",&amp;n);</w:t>
      </w:r>
    </w:p>
    <w:p w:rsidR="00000000" w:rsidDel="00000000" w:rsidP="00000000" w:rsidRDefault="00000000" w:rsidRPr="00000000" w14:paraId="00000339">
      <w:pPr>
        <w:pageBreakBefore w:val="0"/>
        <w:rPr/>
      </w:pPr>
      <w:r w:rsidDel="00000000" w:rsidR="00000000" w:rsidRPr="00000000">
        <w:rPr>
          <w:rtl w:val="0"/>
        </w:rPr>
        <w:t xml:space="preserve">          </w:t>
      </w:r>
    </w:p>
    <w:p w:rsidR="00000000" w:rsidDel="00000000" w:rsidP="00000000" w:rsidRDefault="00000000" w:rsidRPr="00000000" w14:paraId="0000033A">
      <w:pPr>
        <w:pageBreakBefore w:val="0"/>
        <w:rPr/>
      </w:pPr>
      <w:r w:rsidDel="00000000" w:rsidR="00000000" w:rsidRPr="00000000">
        <w:rPr>
          <w:rtl w:val="0"/>
        </w:rPr>
        <w:t xml:space="preserve">       }</w:t>
      </w:r>
    </w:p>
    <w:p w:rsidR="00000000" w:rsidDel="00000000" w:rsidP="00000000" w:rsidRDefault="00000000" w:rsidRPr="00000000" w14:paraId="0000033B">
      <w:pPr>
        <w:pageBreakBefore w:val="0"/>
        <w:rPr/>
      </w:pPr>
      <w:r w:rsidDel="00000000" w:rsidR="00000000" w:rsidRPr="00000000">
        <w:rPr>
          <w:rtl w:val="0"/>
        </w:rPr>
        <w:t xml:space="preserve">       </w:t>
      </w:r>
    </w:p>
    <w:p w:rsidR="00000000" w:rsidDel="00000000" w:rsidP="00000000" w:rsidRDefault="00000000" w:rsidRPr="00000000" w14:paraId="0000033C">
      <w:pPr>
        <w:pageBreakBefore w:val="0"/>
        <w:rPr/>
      </w:pPr>
      <w:r w:rsidDel="00000000" w:rsidR="00000000" w:rsidRPr="00000000">
        <w:rPr>
          <w:rtl w:val="0"/>
        </w:rPr>
        <w:t xml:space="preserve">       break;</w:t>
      </w:r>
    </w:p>
    <w:p w:rsidR="00000000" w:rsidDel="00000000" w:rsidP="00000000" w:rsidRDefault="00000000" w:rsidRPr="00000000" w14:paraId="0000033D">
      <w:pPr>
        <w:pageBreakBefore w:val="0"/>
        <w:rPr/>
      </w:pPr>
      <w:r w:rsidDel="00000000" w:rsidR="00000000" w:rsidRPr="00000000">
        <w:rPr>
          <w:rtl w:val="0"/>
        </w:rPr>
        <w:t xml:space="preserve">   case 2:</w:t>
      </w:r>
    </w:p>
    <w:p w:rsidR="00000000" w:rsidDel="00000000" w:rsidP="00000000" w:rsidRDefault="00000000" w:rsidRPr="00000000" w14:paraId="0000033E">
      <w:pPr>
        <w:pageBreakBefore w:val="0"/>
        <w:rPr/>
      </w:pPr>
      <w:r w:rsidDel="00000000" w:rsidR="00000000" w:rsidRPr="00000000">
        <w:rPr>
          <w:rtl w:val="0"/>
        </w:rPr>
        <w:t xml:space="preserve">   if(n == 0)</w:t>
      </w:r>
    </w:p>
    <w:p w:rsidR="00000000" w:rsidDel="00000000" w:rsidP="00000000" w:rsidRDefault="00000000" w:rsidRPr="00000000" w14:paraId="0000033F">
      <w:pPr>
        <w:pageBreakBefore w:val="0"/>
        <w:rPr/>
      </w:pPr>
      <w:r w:rsidDel="00000000" w:rsidR="00000000" w:rsidRPr="00000000">
        <w:rPr>
          <w:rtl w:val="0"/>
        </w:rPr>
        <w:t xml:space="preserve">   {</w:t>
      </w:r>
    </w:p>
    <w:p w:rsidR="00000000" w:rsidDel="00000000" w:rsidP="00000000" w:rsidRDefault="00000000" w:rsidRPr="00000000" w14:paraId="00000340">
      <w:pPr>
        <w:pageBreakBefore w:val="0"/>
        <w:rPr/>
      </w:pPr>
      <w:r w:rsidDel="00000000" w:rsidR="00000000" w:rsidRPr="00000000">
        <w:rPr>
          <w:rtl w:val="0"/>
        </w:rPr>
        <w:t xml:space="preserve">       printf("Nhap 1\n");</w:t>
      </w:r>
    </w:p>
    <w:p w:rsidR="00000000" w:rsidDel="00000000" w:rsidP="00000000" w:rsidRDefault="00000000" w:rsidRPr="00000000" w14:paraId="00000341">
      <w:pPr>
        <w:pageBreakBefore w:val="0"/>
        <w:rPr/>
      </w:pPr>
      <w:r w:rsidDel="00000000" w:rsidR="00000000" w:rsidRPr="00000000">
        <w:rPr>
          <w:rtl w:val="0"/>
        </w:rPr>
        <w:t xml:space="preserve">   }</w:t>
      </w:r>
    </w:p>
    <w:p w:rsidR="00000000" w:rsidDel="00000000" w:rsidP="00000000" w:rsidRDefault="00000000" w:rsidRPr="00000000" w14:paraId="00000342">
      <w:pPr>
        <w:pageBreakBefore w:val="0"/>
        <w:rPr/>
      </w:pPr>
      <w:r w:rsidDel="00000000" w:rsidR="00000000" w:rsidRPr="00000000">
        <w:rPr>
          <w:rtl w:val="0"/>
        </w:rPr>
        <w:t xml:space="preserve">       else</w:t>
      </w:r>
    </w:p>
    <w:p w:rsidR="00000000" w:rsidDel="00000000" w:rsidP="00000000" w:rsidRDefault="00000000" w:rsidRPr="00000000" w14:paraId="00000343">
      <w:pPr>
        <w:pageBreakBefore w:val="0"/>
        <w:rPr/>
      </w:pPr>
      <w:r w:rsidDel="00000000" w:rsidR="00000000" w:rsidRPr="00000000">
        <w:rPr>
          <w:rtl w:val="0"/>
        </w:rPr>
        <w:tab/>
        <w:t xml:space="preserve">   {</w:t>
      </w:r>
    </w:p>
    <w:p w:rsidR="00000000" w:rsidDel="00000000" w:rsidP="00000000" w:rsidRDefault="00000000" w:rsidRPr="00000000" w14:paraId="00000344">
      <w:pPr>
        <w:pageBreakBefore w:val="0"/>
        <w:rPr/>
      </w:pPr>
      <w:r w:rsidDel="00000000" w:rsidR="00000000" w:rsidRPr="00000000">
        <w:rPr>
          <w:rtl w:val="0"/>
        </w:rPr>
        <w:tab/>
        <w:t xml:space="preserve">   printf("Nhap so tram muon nhap them :\n");</w:t>
      </w:r>
    </w:p>
    <w:p w:rsidR="00000000" w:rsidDel="00000000" w:rsidP="00000000" w:rsidRDefault="00000000" w:rsidRPr="00000000" w14:paraId="00000345">
      <w:pPr>
        <w:pageBreakBefore w:val="0"/>
        <w:rPr/>
      </w:pPr>
      <w:r w:rsidDel="00000000" w:rsidR="00000000" w:rsidRPr="00000000">
        <w:rPr>
          <w:rtl w:val="0"/>
        </w:rPr>
        <w:tab/>
        <w:t xml:space="preserve">   scanf("%d",&amp;j);</w:t>
      </w:r>
    </w:p>
    <w:p w:rsidR="00000000" w:rsidDel="00000000" w:rsidP="00000000" w:rsidRDefault="00000000" w:rsidRPr="00000000" w14:paraId="00000346">
      <w:pPr>
        <w:pageBreakBefore w:val="0"/>
        <w:rPr/>
      </w:pPr>
      <w:r w:rsidDel="00000000" w:rsidR="00000000" w:rsidRPr="00000000">
        <w:rPr>
          <w:rtl w:val="0"/>
        </w:rPr>
        <w:tab/>
        <w:t xml:space="preserve">   n+=j;</w:t>
      </w:r>
    </w:p>
    <w:p w:rsidR="00000000" w:rsidDel="00000000" w:rsidP="00000000" w:rsidRDefault="00000000" w:rsidRPr="00000000" w14:paraId="00000347">
      <w:pPr>
        <w:pageBreakBefore w:val="0"/>
        <w:rPr/>
      </w:pPr>
      <w:r w:rsidDel="00000000" w:rsidR="00000000" w:rsidRPr="00000000">
        <w:rPr>
          <w:rtl w:val="0"/>
        </w:rPr>
        <w:tab/>
        <w:t xml:space="preserve">   nhapthem(list,n,j);</w:t>
      </w:r>
    </w:p>
    <w:p w:rsidR="00000000" w:rsidDel="00000000" w:rsidP="00000000" w:rsidRDefault="00000000" w:rsidRPr="00000000" w14:paraId="00000348">
      <w:pPr>
        <w:pageBreakBefore w:val="0"/>
        <w:rPr/>
      </w:pPr>
      <w:r w:rsidDel="00000000" w:rsidR="00000000" w:rsidRPr="00000000">
        <w:rPr>
          <w:rtl w:val="0"/>
        </w:rPr>
        <w:tab/>
        <w:t xml:space="preserve">   }</w:t>
      </w:r>
    </w:p>
    <w:p w:rsidR="00000000" w:rsidDel="00000000" w:rsidP="00000000" w:rsidRDefault="00000000" w:rsidRPr="00000000" w14:paraId="00000349">
      <w:pPr>
        <w:pageBreakBefore w:val="0"/>
        <w:rPr/>
      </w:pPr>
      <w:r w:rsidDel="00000000" w:rsidR="00000000" w:rsidRPr="00000000">
        <w:rPr>
          <w:rtl w:val="0"/>
        </w:rPr>
        <w:t xml:space="preserve">   </w:t>
      </w:r>
    </w:p>
    <w:p w:rsidR="00000000" w:rsidDel="00000000" w:rsidP="00000000" w:rsidRDefault="00000000" w:rsidRPr="00000000" w14:paraId="0000034A">
      <w:pPr>
        <w:pageBreakBefore w:val="0"/>
        <w:rPr/>
      </w:pPr>
      <w:r w:rsidDel="00000000" w:rsidR="00000000" w:rsidRPr="00000000">
        <w:rPr>
          <w:rtl w:val="0"/>
        </w:rPr>
        <w:t xml:space="preserve">       break;</w:t>
      </w:r>
    </w:p>
    <w:p w:rsidR="00000000" w:rsidDel="00000000" w:rsidP="00000000" w:rsidRDefault="00000000" w:rsidRPr="00000000" w14:paraId="0000034B">
      <w:pPr>
        <w:pageBreakBefore w:val="0"/>
        <w:rPr/>
      </w:pPr>
      <w:r w:rsidDel="00000000" w:rsidR="00000000" w:rsidRPr="00000000">
        <w:rPr>
          <w:rtl w:val="0"/>
        </w:rPr>
        <w:t xml:space="preserve">   case 3:</w:t>
      </w:r>
    </w:p>
    <w:p w:rsidR="00000000" w:rsidDel="00000000" w:rsidP="00000000" w:rsidRDefault="00000000" w:rsidRPr="00000000" w14:paraId="0000034C">
      <w:pPr>
        <w:pageBreakBefore w:val="0"/>
        <w:rPr/>
      </w:pPr>
      <w:r w:rsidDel="00000000" w:rsidR="00000000" w:rsidRPr="00000000">
        <w:rPr>
          <w:rtl w:val="0"/>
        </w:rPr>
        <w:t xml:space="preserve">      </w:t>
      </w:r>
    </w:p>
    <w:p w:rsidR="00000000" w:rsidDel="00000000" w:rsidP="00000000" w:rsidRDefault="00000000" w:rsidRPr="00000000" w14:paraId="0000034D">
      <w:pPr>
        <w:pageBreakBefore w:val="0"/>
        <w:rPr/>
      </w:pPr>
      <w:r w:rsidDel="00000000" w:rsidR="00000000" w:rsidRPr="00000000">
        <w:rPr>
          <w:rtl w:val="0"/>
        </w:rPr>
        <w:t xml:space="preserve">       inra(list,n);</w:t>
      </w:r>
    </w:p>
    <w:p w:rsidR="00000000" w:rsidDel="00000000" w:rsidP="00000000" w:rsidRDefault="00000000" w:rsidRPr="00000000" w14:paraId="0000034E">
      <w:pPr>
        <w:pageBreakBefore w:val="0"/>
        <w:rPr/>
      </w:pPr>
      <w:r w:rsidDel="00000000" w:rsidR="00000000" w:rsidRPr="00000000">
        <w:rPr>
          <w:rtl w:val="0"/>
        </w:rPr>
        <w:t xml:space="preserve">       break;</w:t>
      </w:r>
    </w:p>
    <w:p w:rsidR="00000000" w:rsidDel="00000000" w:rsidP="00000000" w:rsidRDefault="00000000" w:rsidRPr="00000000" w14:paraId="0000034F">
      <w:pPr>
        <w:pageBreakBefore w:val="0"/>
        <w:rPr/>
      </w:pPr>
      <w:r w:rsidDel="00000000" w:rsidR="00000000" w:rsidRPr="00000000">
        <w:rPr>
          <w:rtl w:val="0"/>
        </w:rPr>
        <w:t xml:space="preserve">    case 4:</w:t>
      </w:r>
    </w:p>
    <w:p w:rsidR="00000000" w:rsidDel="00000000" w:rsidP="00000000" w:rsidRDefault="00000000" w:rsidRPr="00000000" w14:paraId="00000350">
      <w:pPr>
        <w:pageBreakBefore w:val="0"/>
        <w:rPr/>
      </w:pPr>
      <w:r w:rsidDel="00000000" w:rsidR="00000000" w:rsidRPr="00000000">
        <w:rPr>
          <w:rtl w:val="0"/>
        </w:rPr>
        <w:t xml:space="preserve">      </w:t>
      </w:r>
    </w:p>
    <w:p w:rsidR="00000000" w:rsidDel="00000000" w:rsidP="00000000" w:rsidRDefault="00000000" w:rsidRPr="00000000" w14:paraId="00000351">
      <w:pPr>
        <w:pageBreakBefore w:val="0"/>
        <w:rPr/>
      </w:pPr>
      <w:r w:rsidDel="00000000" w:rsidR="00000000" w:rsidRPr="00000000">
        <w:rPr>
          <w:rtl w:val="0"/>
        </w:rPr>
        <w:t xml:space="preserve">       tinhtoan(list,n);</w:t>
      </w:r>
    </w:p>
    <w:p w:rsidR="00000000" w:rsidDel="00000000" w:rsidP="00000000" w:rsidRDefault="00000000" w:rsidRPr="00000000" w14:paraId="00000352">
      <w:pPr>
        <w:pageBreakBefore w:val="0"/>
        <w:rPr/>
      </w:pPr>
      <w:r w:rsidDel="00000000" w:rsidR="00000000" w:rsidRPr="00000000">
        <w:rPr>
          <w:rtl w:val="0"/>
        </w:rPr>
        <w:t xml:space="preserve">       </w:t>
      </w:r>
    </w:p>
    <w:p w:rsidR="00000000" w:rsidDel="00000000" w:rsidP="00000000" w:rsidRDefault="00000000" w:rsidRPr="00000000" w14:paraId="00000353">
      <w:pPr>
        <w:pageBreakBefore w:val="0"/>
        <w:rPr/>
      </w:pPr>
      <w:r w:rsidDel="00000000" w:rsidR="00000000" w:rsidRPr="00000000">
        <w:rPr>
          <w:rtl w:val="0"/>
        </w:rPr>
        <w:t xml:space="preserve">       break; </w:t>
      </w:r>
    </w:p>
    <w:p w:rsidR="00000000" w:rsidDel="00000000" w:rsidP="00000000" w:rsidRDefault="00000000" w:rsidRPr="00000000" w14:paraId="00000354">
      <w:pPr>
        <w:pageBreakBefore w:val="0"/>
        <w:rPr/>
      </w:pPr>
      <w:r w:rsidDel="00000000" w:rsidR="00000000" w:rsidRPr="00000000">
        <w:rPr>
          <w:rtl w:val="0"/>
        </w:rPr>
        <w:tab/>
        <w:t xml:space="preserve"> case 5:</w:t>
      </w:r>
    </w:p>
    <w:p w:rsidR="00000000" w:rsidDel="00000000" w:rsidP="00000000" w:rsidRDefault="00000000" w:rsidRPr="00000000" w14:paraId="00000355">
      <w:pPr>
        <w:pageBreakBefore w:val="0"/>
        <w:rPr/>
      </w:pPr>
      <w:r w:rsidDel="00000000" w:rsidR="00000000" w:rsidRPr="00000000">
        <w:rPr>
          <w:rtl w:val="0"/>
        </w:rPr>
        <w:t xml:space="preserve">       </w:t>
      </w:r>
    </w:p>
    <w:p w:rsidR="00000000" w:rsidDel="00000000" w:rsidP="00000000" w:rsidRDefault="00000000" w:rsidRPr="00000000" w14:paraId="00000356">
      <w:pPr>
        <w:pageBreakBefore w:val="0"/>
        <w:rPr/>
      </w:pPr>
      <w:r w:rsidDel="00000000" w:rsidR="00000000" w:rsidRPr="00000000">
        <w:rPr>
          <w:rtl w:val="0"/>
        </w:rPr>
        <w:t xml:space="preserve">       printf("Goodbye !");</w:t>
      </w:r>
    </w:p>
    <w:p w:rsidR="00000000" w:rsidDel="00000000" w:rsidP="00000000" w:rsidRDefault="00000000" w:rsidRPr="00000000" w14:paraId="00000357">
      <w:pPr>
        <w:pageBreakBefore w:val="0"/>
        <w:rPr/>
      </w:pPr>
      <w:r w:rsidDel="00000000" w:rsidR="00000000" w:rsidRPr="00000000">
        <w:rPr>
          <w:rtl w:val="0"/>
        </w:rPr>
        <w:t xml:space="preserve">       break;         </w:t>
      </w:r>
    </w:p>
    <w:p w:rsidR="00000000" w:rsidDel="00000000" w:rsidP="00000000" w:rsidRDefault="00000000" w:rsidRPr="00000000" w14:paraId="00000358">
      <w:pPr>
        <w:pageBreakBefore w:val="0"/>
        <w:rPr/>
      </w:pPr>
      <w:r w:rsidDel="00000000" w:rsidR="00000000" w:rsidRPr="00000000">
        <w:rPr>
          <w:rtl w:val="0"/>
        </w:rPr>
        <w:t xml:space="preserve">   default : printf("Error! Please enter again!!");</w:t>
      </w:r>
    </w:p>
    <w:p w:rsidR="00000000" w:rsidDel="00000000" w:rsidP="00000000" w:rsidRDefault="00000000" w:rsidRPr="00000000" w14:paraId="00000359">
      <w:pPr>
        <w:pageBreakBefore w:val="0"/>
        <w:rPr/>
      </w:pPr>
      <w:r w:rsidDel="00000000" w:rsidR="00000000" w:rsidRPr="00000000">
        <w:rPr>
          <w:rtl w:val="0"/>
        </w:rPr>
        <w:t xml:space="preserve">   </w:t>
      </w:r>
    </w:p>
    <w:p w:rsidR="00000000" w:rsidDel="00000000" w:rsidP="00000000" w:rsidRDefault="00000000" w:rsidRPr="00000000" w14:paraId="0000035A">
      <w:pPr>
        <w:pageBreakBefore w:val="0"/>
        <w:rPr/>
      </w:pPr>
      <w:r w:rsidDel="00000000" w:rsidR="00000000" w:rsidRPr="00000000">
        <w:rPr>
          <w:rtl w:val="0"/>
        </w:rPr>
        <w:t xml:space="preserve">   }</w:t>
      </w:r>
    </w:p>
    <w:p w:rsidR="00000000" w:rsidDel="00000000" w:rsidP="00000000" w:rsidRDefault="00000000" w:rsidRPr="00000000" w14:paraId="0000035B">
      <w:pPr>
        <w:pageBreakBefore w:val="0"/>
        <w:rPr/>
      </w:pPr>
      <w:r w:rsidDel="00000000" w:rsidR="00000000" w:rsidRPr="00000000">
        <w:rPr>
          <w:rtl w:val="0"/>
        </w:rPr>
        <w:t xml:space="preserve">   }</w:t>
      </w:r>
    </w:p>
    <w:p w:rsidR="00000000" w:rsidDel="00000000" w:rsidP="00000000" w:rsidRDefault="00000000" w:rsidRPr="00000000" w14:paraId="0000035C">
      <w:pPr>
        <w:pageBreakBefore w:val="0"/>
        <w:rPr/>
      </w:pPr>
      <w:r w:rsidDel="00000000" w:rsidR="00000000" w:rsidRPr="00000000">
        <w:rPr>
          <w:rtl w:val="0"/>
        </w:rPr>
        <w:t xml:space="preserve">}</w:t>
      </w:r>
    </w:p>
    <w:p w:rsidR="00000000" w:rsidDel="00000000" w:rsidP="00000000" w:rsidRDefault="00000000" w:rsidRPr="00000000" w14:paraId="0000035D">
      <w:pPr>
        <w:pageBreakBefore w:val="0"/>
        <w:rPr/>
      </w:pPr>
      <w:r w:rsidDel="00000000" w:rsidR="00000000" w:rsidRPr="00000000">
        <w:rPr>
          <w:rtl w:val="0"/>
        </w:rPr>
      </w:r>
    </w:p>
    <w:p w:rsidR="00000000" w:rsidDel="00000000" w:rsidP="00000000" w:rsidRDefault="00000000" w:rsidRPr="00000000" w14:paraId="0000035E">
      <w:pPr>
        <w:pageBreakBefore w:val="0"/>
        <w:rPr/>
      </w:pPr>
      <w:r w:rsidDel="00000000" w:rsidR="00000000" w:rsidRPr="00000000">
        <w:rPr>
          <w:rtl w:val="0"/>
        </w:rPr>
      </w:r>
    </w:p>
    <w:p w:rsidR="00000000" w:rsidDel="00000000" w:rsidP="00000000" w:rsidRDefault="00000000" w:rsidRPr="00000000" w14:paraId="0000035F">
      <w:pPr>
        <w:pageBreakBefore w:val="0"/>
        <w:rPr>
          <w:b w:val="1"/>
        </w:rPr>
      </w:pPr>
      <w:r w:rsidDel="00000000" w:rsidR="00000000" w:rsidRPr="00000000">
        <w:rPr>
          <w:b w:val="1"/>
          <w:rtl w:val="0"/>
        </w:rPr>
        <w:t xml:space="preserve">Đề K61</w:t>
      </w:r>
    </w:p>
    <w:p w:rsidR="00000000" w:rsidDel="00000000" w:rsidP="00000000" w:rsidRDefault="00000000" w:rsidRPr="00000000" w14:paraId="00000360">
      <w:pPr>
        <w:pageBreakBefore w:val="0"/>
        <w:rPr>
          <w:b w:val="1"/>
        </w:rPr>
      </w:pPr>
      <w:r w:rsidDel="00000000" w:rsidR="00000000" w:rsidRPr="00000000">
        <w:rPr>
          <w:rtl w:val="0"/>
        </w:rPr>
      </w:r>
    </w:p>
    <w:p w:rsidR="00000000" w:rsidDel="00000000" w:rsidP="00000000" w:rsidRDefault="00000000" w:rsidRPr="00000000" w14:paraId="00000361">
      <w:pPr>
        <w:pageBreakBefore w:val="0"/>
        <w:rPr>
          <w:b w:val="1"/>
        </w:rPr>
      </w:pPr>
      <w:r w:rsidDel="00000000" w:rsidR="00000000" w:rsidRPr="00000000">
        <w:rPr>
          <w:rtl w:val="0"/>
        </w:rPr>
      </w:r>
    </w:p>
    <w:p w:rsidR="00000000" w:rsidDel="00000000" w:rsidP="00000000" w:rsidRDefault="00000000" w:rsidRPr="00000000" w14:paraId="00000362">
      <w:pPr>
        <w:pageBreakBefore w:val="0"/>
        <w:rPr>
          <w:b w:val="1"/>
        </w:rPr>
      </w:pPr>
      <w:r w:rsidDel="00000000" w:rsidR="00000000" w:rsidRPr="00000000">
        <w:rPr>
          <w:rtl w:val="0"/>
        </w:rPr>
      </w:r>
    </w:p>
    <w:p w:rsidR="00000000" w:rsidDel="00000000" w:rsidP="00000000" w:rsidRDefault="00000000" w:rsidRPr="00000000" w14:paraId="00000363">
      <w:pPr>
        <w:pageBreakBefore w:val="0"/>
        <w:rPr>
          <w:b w:val="1"/>
        </w:rPr>
      </w:pPr>
      <w:r w:rsidDel="00000000" w:rsidR="00000000" w:rsidRPr="00000000">
        <w:rPr>
          <w:rtl w:val="0"/>
        </w:rPr>
      </w:r>
    </w:p>
    <w:p w:rsidR="00000000" w:rsidDel="00000000" w:rsidP="00000000" w:rsidRDefault="00000000" w:rsidRPr="00000000" w14:paraId="00000364">
      <w:pPr>
        <w:pageBreakBefore w:val="0"/>
        <w:rPr>
          <w:b w:val="1"/>
        </w:rPr>
      </w:pPr>
      <w:r w:rsidDel="00000000" w:rsidR="00000000" w:rsidRPr="00000000">
        <w:rPr>
          <w:rtl w:val="0"/>
        </w:rPr>
      </w:r>
    </w:p>
    <w:p w:rsidR="00000000" w:rsidDel="00000000" w:rsidP="00000000" w:rsidRDefault="00000000" w:rsidRPr="00000000" w14:paraId="00000365">
      <w:pPr>
        <w:pageBreakBefore w:val="0"/>
        <w:rPr>
          <w:b w:val="1"/>
        </w:rPr>
      </w:pPr>
      <w:r w:rsidDel="00000000" w:rsidR="00000000" w:rsidRPr="00000000">
        <w:rPr>
          <w:rtl w:val="0"/>
        </w:rPr>
      </w:r>
    </w:p>
    <w:p w:rsidR="00000000" w:rsidDel="00000000" w:rsidP="00000000" w:rsidRDefault="00000000" w:rsidRPr="00000000" w14:paraId="00000366">
      <w:pPr>
        <w:pageBreakBefore w:val="0"/>
        <w:rPr>
          <w:b w:val="1"/>
        </w:rPr>
      </w:pPr>
      <w:r w:rsidDel="00000000" w:rsidR="00000000" w:rsidRPr="00000000">
        <w:rPr>
          <w:rtl w:val="0"/>
        </w:rPr>
      </w:r>
    </w:p>
    <w:p w:rsidR="00000000" w:rsidDel="00000000" w:rsidP="00000000" w:rsidRDefault="00000000" w:rsidRPr="00000000" w14:paraId="00000367">
      <w:pPr>
        <w:pageBreakBefore w:val="0"/>
        <w:rPr>
          <w:b w:val="1"/>
        </w:rPr>
      </w:pPr>
      <w:r w:rsidDel="00000000" w:rsidR="00000000" w:rsidRPr="00000000">
        <w:rPr>
          <w:rtl w:val="0"/>
        </w:rPr>
      </w:r>
    </w:p>
    <w:p w:rsidR="00000000" w:rsidDel="00000000" w:rsidP="00000000" w:rsidRDefault="00000000" w:rsidRPr="00000000" w14:paraId="00000368">
      <w:pPr>
        <w:pageBreakBefore w:val="0"/>
        <w:rPr>
          <w:b w:val="1"/>
        </w:rPr>
      </w:pPr>
      <w:r w:rsidDel="00000000" w:rsidR="00000000" w:rsidRPr="00000000">
        <w:rPr>
          <w:rtl w:val="0"/>
        </w:rPr>
      </w:r>
    </w:p>
    <w:p w:rsidR="00000000" w:rsidDel="00000000" w:rsidP="00000000" w:rsidRDefault="00000000" w:rsidRPr="00000000" w14:paraId="00000369">
      <w:pPr>
        <w:pageBreakBefore w:val="0"/>
        <w:rPr>
          <w:b w:val="1"/>
        </w:rPr>
      </w:pPr>
      <w:r w:rsidDel="00000000" w:rsidR="00000000" w:rsidRPr="00000000">
        <w:rPr>
          <w:rtl w:val="0"/>
        </w:rPr>
      </w:r>
    </w:p>
    <w:p w:rsidR="00000000" w:rsidDel="00000000" w:rsidP="00000000" w:rsidRDefault="00000000" w:rsidRPr="00000000" w14:paraId="0000036A">
      <w:pPr>
        <w:pageBreakBefore w:val="0"/>
        <w:rPr>
          <w:b w:val="1"/>
        </w:rPr>
      </w:pPr>
      <w:r w:rsidDel="00000000" w:rsidR="00000000" w:rsidRPr="00000000">
        <w:rPr>
          <w:rtl w:val="0"/>
        </w:rPr>
      </w:r>
    </w:p>
    <w:p w:rsidR="00000000" w:rsidDel="00000000" w:rsidP="00000000" w:rsidRDefault="00000000" w:rsidRPr="00000000" w14:paraId="0000036B">
      <w:pPr>
        <w:pageBreakBefore w:val="0"/>
        <w:rPr>
          <w:b w:val="1"/>
        </w:rPr>
      </w:pPr>
      <w:r w:rsidDel="00000000" w:rsidR="00000000" w:rsidRPr="00000000">
        <w:rPr>
          <w:rtl w:val="0"/>
        </w:rPr>
      </w:r>
    </w:p>
    <w:p w:rsidR="00000000" w:rsidDel="00000000" w:rsidP="00000000" w:rsidRDefault="00000000" w:rsidRPr="00000000" w14:paraId="0000036C">
      <w:pPr>
        <w:pageBreakBefore w:val="0"/>
        <w:ind w:left="-850.3937007874016" w:right="-749.5275590551165" w:firstLine="0"/>
        <w:rPr/>
      </w:pPr>
      <w:r w:rsidDel="00000000" w:rsidR="00000000" w:rsidRPr="00000000">
        <w:rPr/>
        <w:drawing>
          <wp:inline distB="114300" distT="114300" distL="114300" distR="114300">
            <wp:extent cx="3030877" cy="4538663"/>
            <wp:effectExtent b="0" l="0" r="0" t="0"/>
            <wp:docPr id="9"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3030877" cy="4538663"/>
                    </a:xfrm>
                    <a:prstGeom prst="rect"/>
                    <a:ln/>
                  </pic:spPr>
                </pic:pic>
              </a:graphicData>
            </a:graphic>
          </wp:inline>
        </w:drawing>
      </w:r>
      <w:r w:rsidDel="00000000" w:rsidR="00000000" w:rsidRPr="00000000">
        <w:rPr/>
        <w:drawing>
          <wp:inline distB="114300" distT="114300" distL="114300" distR="114300">
            <wp:extent cx="3186113" cy="4543425"/>
            <wp:effectExtent b="0" l="0" r="0" t="0"/>
            <wp:docPr id="1"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3186113"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pageBreakBefore w:val="0"/>
        <w:rPr/>
      </w:pPr>
      <w:r w:rsidDel="00000000" w:rsidR="00000000" w:rsidRPr="00000000">
        <w:rPr>
          <w:rtl w:val="0"/>
        </w:rPr>
        <w:t xml:space="preserve">#include&lt;stdio.h&gt;</w:t>
      </w:r>
    </w:p>
    <w:p w:rsidR="00000000" w:rsidDel="00000000" w:rsidP="00000000" w:rsidRDefault="00000000" w:rsidRPr="00000000" w14:paraId="0000036E">
      <w:pPr>
        <w:pageBreakBefore w:val="0"/>
        <w:rPr/>
      </w:pPr>
      <w:r w:rsidDel="00000000" w:rsidR="00000000" w:rsidRPr="00000000">
        <w:rPr>
          <w:rtl w:val="0"/>
        </w:rPr>
        <w:t xml:space="preserve">#include&lt;string.h&gt;</w:t>
      </w:r>
    </w:p>
    <w:p w:rsidR="00000000" w:rsidDel="00000000" w:rsidP="00000000" w:rsidRDefault="00000000" w:rsidRPr="00000000" w14:paraId="0000036F">
      <w:pPr>
        <w:pageBreakBefore w:val="0"/>
        <w:rPr/>
      </w:pPr>
      <w:r w:rsidDel="00000000" w:rsidR="00000000" w:rsidRPr="00000000">
        <w:rPr>
          <w:rtl w:val="0"/>
        </w:rPr>
        <w:t xml:space="preserve">#include&lt;strings.h&gt;</w:t>
      </w:r>
    </w:p>
    <w:p w:rsidR="00000000" w:rsidDel="00000000" w:rsidP="00000000" w:rsidRDefault="00000000" w:rsidRPr="00000000" w14:paraId="00000370">
      <w:pPr>
        <w:pageBreakBefore w:val="0"/>
        <w:rPr/>
      </w:pPr>
      <w:r w:rsidDel="00000000" w:rsidR="00000000" w:rsidRPr="00000000">
        <w:rPr>
          <w:rtl w:val="0"/>
        </w:rPr>
        <w:t xml:space="preserve">#include&lt;stdlib.h&gt;</w:t>
      </w:r>
    </w:p>
    <w:p w:rsidR="00000000" w:rsidDel="00000000" w:rsidP="00000000" w:rsidRDefault="00000000" w:rsidRPr="00000000" w14:paraId="00000371">
      <w:pPr>
        <w:pageBreakBefore w:val="0"/>
        <w:rPr/>
      </w:pPr>
      <w:r w:rsidDel="00000000" w:rsidR="00000000" w:rsidRPr="00000000">
        <w:rPr>
          <w:rtl w:val="0"/>
        </w:rPr>
        <w:t xml:space="preserve">#define des 500</w:t>
      </w:r>
    </w:p>
    <w:p w:rsidR="00000000" w:rsidDel="00000000" w:rsidP="00000000" w:rsidRDefault="00000000" w:rsidRPr="00000000" w14:paraId="00000372">
      <w:pPr>
        <w:pageBreakBefore w:val="0"/>
        <w:rPr/>
      </w:pPr>
      <w:r w:rsidDel="00000000" w:rsidR="00000000" w:rsidRPr="00000000">
        <w:rPr>
          <w:rtl w:val="0"/>
        </w:rPr>
        <w:t xml:space="preserve">typedef struct Restaurant</w:t>
      </w:r>
    </w:p>
    <w:p w:rsidR="00000000" w:rsidDel="00000000" w:rsidP="00000000" w:rsidRDefault="00000000" w:rsidRPr="00000000" w14:paraId="00000373">
      <w:pPr>
        <w:pageBreakBefore w:val="0"/>
        <w:rPr/>
      </w:pPr>
      <w:r w:rsidDel="00000000" w:rsidR="00000000" w:rsidRPr="00000000">
        <w:rPr>
          <w:rtl w:val="0"/>
        </w:rPr>
        <w:t xml:space="preserve">{</w:t>
      </w:r>
    </w:p>
    <w:p w:rsidR="00000000" w:rsidDel="00000000" w:rsidP="00000000" w:rsidRDefault="00000000" w:rsidRPr="00000000" w14:paraId="00000374">
      <w:pPr>
        <w:pageBreakBefore w:val="0"/>
        <w:rPr/>
      </w:pPr>
      <w:r w:rsidDel="00000000" w:rsidR="00000000" w:rsidRPr="00000000">
        <w:rPr>
          <w:rtl w:val="0"/>
        </w:rPr>
        <w:tab/>
        <w:t xml:space="preserve">char Name[30];</w:t>
      </w:r>
    </w:p>
    <w:p w:rsidR="00000000" w:rsidDel="00000000" w:rsidP="00000000" w:rsidRDefault="00000000" w:rsidRPr="00000000" w14:paraId="00000375">
      <w:pPr>
        <w:pageBreakBefore w:val="0"/>
        <w:rPr/>
      </w:pPr>
      <w:r w:rsidDel="00000000" w:rsidR="00000000" w:rsidRPr="00000000">
        <w:rPr>
          <w:rtl w:val="0"/>
        </w:rPr>
        <w:tab/>
        <w:t xml:space="preserve">char description[des];</w:t>
      </w:r>
    </w:p>
    <w:p w:rsidR="00000000" w:rsidDel="00000000" w:rsidP="00000000" w:rsidRDefault="00000000" w:rsidRPr="00000000" w14:paraId="00000376">
      <w:pPr>
        <w:pageBreakBefore w:val="0"/>
        <w:rPr/>
      </w:pPr>
      <w:r w:rsidDel="00000000" w:rsidR="00000000" w:rsidRPr="00000000">
        <w:rPr>
          <w:rtl w:val="0"/>
        </w:rPr>
        <w:tab/>
        <w:t xml:space="preserve">float rating;</w:t>
      </w:r>
    </w:p>
    <w:p w:rsidR="00000000" w:rsidDel="00000000" w:rsidP="00000000" w:rsidRDefault="00000000" w:rsidRPr="00000000" w14:paraId="00000377">
      <w:pPr>
        <w:pageBreakBefore w:val="0"/>
        <w:rPr/>
      </w:pPr>
      <w:r w:rsidDel="00000000" w:rsidR="00000000" w:rsidRPr="00000000">
        <w:rPr>
          <w:rtl w:val="0"/>
        </w:rPr>
        <w:tab/>
        <w:t xml:space="preserve">char add[100];</w:t>
      </w:r>
    </w:p>
    <w:p w:rsidR="00000000" w:rsidDel="00000000" w:rsidP="00000000" w:rsidRDefault="00000000" w:rsidRPr="00000000" w14:paraId="00000378">
      <w:pPr>
        <w:pageBreakBefore w:val="0"/>
        <w:rPr/>
      </w:pPr>
      <w:r w:rsidDel="00000000" w:rsidR="00000000" w:rsidRPr="00000000">
        <w:rPr>
          <w:rtl w:val="0"/>
        </w:rPr>
        <w:t xml:space="preserve">}eat;</w:t>
      </w:r>
    </w:p>
    <w:p w:rsidR="00000000" w:rsidDel="00000000" w:rsidP="00000000" w:rsidRDefault="00000000" w:rsidRPr="00000000" w14:paraId="00000379">
      <w:pPr>
        <w:pageBreakBefore w:val="0"/>
        <w:rPr/>
      </w:pPr>
      <w:r w:rsidDel="00000000" w:rsidR="00000000" w:rsidRPr="00000000">
        <w:rPr>
          <w:rtl w:val="0"/>
        </w:rPr>
        <w:t xml:space="preserve">void nhap(eat*K,int n)</w:t>
      </w:r>
    </w:p>
    <w:p w:rsidR="00000000" w:rsidDel="00000000" w:rsidP="00000000" w:rsidRDefault="00000000" w:rsidRPr="00000000" w14:paraId="0000037A">
      <w:pPr>
        <w:pageBreakBefore w:val="0"/>
        <w:rPr/>
      </w:pPr>
      <w:r w:rsidDel="00000000" w:rsidR="00000000" w:rsidRPr="00000000">
        <w:rPr>
          <w:rtl w:val="0"/>
        </w:rPr>
        <w:t xml:space="preserve">{</w:t>
      </w:r>
    </w:p>
    <w:p w:rsidR="00000000" w:rsidDel="00000000" w:rsidP="00000000" w:rsidRDefault="00000000" w:rsidRPr="00000000" w14:paraId="0000037B">
      <w:pPr>
        <w:pageBreakBefore w:val="0"/>
        <w:rPr/>
      </w:pPr>
      <w:r w:rsidDel="00000000" w:rsidR="00000000" w:rsidRPr="00000000">
        <w:rPr>
          <w:rtl w:val="0"/>
        </w:rPr>
        <w:tab/>
        <w:t xml:space="preserve">int i;</w:t>
      </w:r>
    </w:p>
    <w:p w:rsidR="00000000" w:rsidDel="00000000" w:rsidP="00000000" w:rsidRDefault="00000000" w:rsidRPr="00000000" w14:paraId="0000037C">
      <w:pPr>
        <w:pageBreakBefore w:val="0"/>
        <w:rPr/>
      </w:pPr>
      <w:r w:rsidDel="00000000" w:rsidR="00000000" w:rsidRPr="00000000">
        <w:rPr>
          <w:rtl w:val="0"/>
        </w:rPr>
        <w:tab/>
        <w:t xml:space="preserve">for(i=0;i&lt;n;i++)</w:t>
      </w:r>
    </w:p>
    <w:p w:rsidR="00000000" w:rsidDel="00000000" w:rsidP="00000000" w:rsidRDefault="00000000" w:rsidRPr="00000000" w14:paraId="0000037D">
      <w:pPr>
        <w:pageBreakBefore w:val="0"/>
        <w:rPr/>
      </w:pPr>
      <w:r w:rsidDel="00000000" w:rsidR="00000000" w:rsidRPr="00000000">
        <w:rPr>
          <w:rtl w:val="0"/>
        </w:rPr>
        <w:tab/>
        <w:t xml:space="preserve">{</w:t>
      </w:r>
    </w:p>
    <w:p w:rsidR="00000000" w:rsidDel="00000000" w:rsidP="00000000" w:rsidRDefault="00000000" w:rsidRPr="00000000" w14:paraId="0000037E">
      <w:pPr>
        <w:pageBreakBefore w:val="0"/>
        <w:rPr/>
      </w:pPr>
      <w:r w:rsidDel="00000000" w:rsidR="00000000" w:rsidRPr="00000000">
        <w:rPr>
          <w:rtl w:val="0"/>
        </w:rPr>
        <w:tab/>
        <w:tab/>
        <w:t xml:space="preserve">printf("Moi nhap ten nha hang [%d]:\n",i+1);</w:t>
      </w:r>
    </w:p>
    <w:p w:rsidR="00000000" w:rsidDel="00000000" w:rsidP="00000000" w:rsidRDefault="00000000" w:rsidRPr="00000000" w14:paraId="0000037F">
      <w:pPr>
        <w:pageBreakBefore w:val="0"/>
        <w:rPr/>
      </w:pPr>
      <w:r w:rsidDel="00000000" w:rsidR="00000000" w:rsidRPr="00000000">
        <w:rPr>
          <w:rtl w:val="0"/>
        </w:rPr>
        <w:tab/>
        <w:tab/>
        <w:t xml:space="preserve">fflush(stdin);</w:t>
      </w:r>
    </w:p>
    <w:p w:rsidR="00000000" w:rsidDel="00000000" w:rsidP="00000000" w:rsidRDefault="00000000" w:rsidRPr="00000000" w14:paraId="00000380">
      <w:pPr>
        <w:pageBreakBefore w:val="0"/>
        <w:rPr/>
      </w:pPr>
      <w:r w:rsidDel="00000000" w:rsidR="00000000" w:rsidRPr="00000000">
        <w:rPr>
          <w:rtl w:val="0"/>
        </w:rPr>
        <w:tab/>
        <w:tab/>
        <w:t xml:space="preserve">fgets(K[i].Name,30,stdin);</w:t>
      </w:r>
    </w:p>
    <w:p w:rsidR="00000000" w:rsidDel="00000000" w:rsidP="00000000" w:rsidRDefault="00000000" w:rsidRPr="00000000" w14:paraId="00000381">
      <w:pPr>
        <w:pageBreakBefore w:val="0"/>
        <w:rPr/>
      </w:pPr>
      <w:r w:rsidDel="00000000" w:rsidR="00000000" w:rsidRPr="00000000">
        <w:rPr>
          <w:rtl w:val="0"/>
        </w:rPr>
        <w:tab/>
        <w:tab/>
        <w:t xml:space="preserve">printf("Nhap mo ta nha hang [%d]:\n",i+1);</w:t>
      </w:r>
    </w:p>
    <w:p w:rsidR="00000000" w:rsidDel="00000000" w:rsidP="00000000" w:rsidRDefault="00000000" w:rsidRPr="00000000" w14:paraId="00000382">
      <w:pPr>
        <w:pageBreakBefore w:val="0"/>
        <w:rPr/>
      </w:pPr>
      <w:r w:rsidDel="00000000" w:rsidR="00000000" w:rsidRPr="00000000">
        <w:rPr>
          <w:rtl w:val="0"/>
        </w:rPr>
        <w:tab/>
        <w:tab/>
        <w:t xml:space="preserve">fgets(K[i].description,des,stdin);</w:t>
      </w:r>
    </w:p>
    <w:p w:rsidR="00000000" w:rsidDel="00000000" w:rsidP="00000000" w:rsidRDefault="00000000" w:rsidRPr="00000000" w14:paraId="00000383">
      <w:pPr>
        <w:pageBreakBefore w:val="0"/>
        <w:rPr/>
      </w:pPr>
      <w:r w:rsidDel="00000000" w:rsidR="00000000" w:rsidRPr="00000000">
        <w:rPr>
          <w:rtl w:val="0"/>
        </w:rPr>
        <w:tab/>
        <w:tab/>
        <w:t xml:space="preserve">printf("Nhap rating nha hang [%d]:\n",i+1);</w:t>
      </w:r>
    </w:p>
    <w:p w:rsidR="00000000" w:rsidDel="00000000" w:rsidP="00000000" w:rsidRDefault="00000000" w:rsidRPr="00000000" w14:paraId="00000384">
      <w:pPr>
        <w:pageBreakBefore w:val="0"/>
        <w:rPr/>
      </w:pPr>
      <w:r w:rsidDel="00000000" w:rsidR="00000000" w:rsidRPr="00000000">
        <w:rPr>
          <w:rtl w:val="0"/>
        </w:rPr>
        <w:tab/>
        <w:tab/>
        <w:t xml:space="preserve">scanf("%f",&amp;K[i].rating);</w:t>
      </w:r>
    </w:p>
    <w:p w:rsidR="00000000" w:rsidDel="00000000" w:rsidP="00000000" w:rsidRDefault="00000000" w:rsidRPr="00000000" w14:paraId="00000385">
      <w:pPr>
        <w:pageBreakBefore w:val="0"/>
        <w:rPr/>
      </w:pPr>
      <w:r w:rsidDel="00000000" w:rsidR="00000000" w:rsidRPr="00000000">
        <w:rPr>
          <w:rtl w:val="0"/>
        </w:rPr>
        <w:tab/>
        <w:tab/>
        <w:t xml:space="preserve">while(K[i].rating&lt;0||K[i].rating&gt;5)</w:t>
      </w:r>
    </w:p>
    <w:p w:rsidR="00000000" w:rsidDel="00000000" w:rsidP="00000000" w:rsidRDefault="00000000" w:rsidRPr="00000000" w14:paraId="00000386">
      <w:pPr>
        <w:pageBreakBefore w:val="0"/>
        <w:rPr/>
      </w:pPr>
      <w:r w:rsidDel="00000000" w:rsidR="00000000" w:rsidRPr="00000000">
        <w:rPr>
          <w:rtl w:val="0"/>
        </w:rPr>
        <w:tab/>
        <w:tab/>
        <w:t xml:space="preserve">{</w:t>
      </w:r>
    </w:p>
    <w:p w:rsidR="00000000" w:rsidDel="00000000" w:rsidP="00000000" w:rsidRDefault="00000000" w:rsidRPr="00000000" w14:paraId="00000387">
      <w:pPr>
        <w:pageBreakBefore w:val="0"/>
        <w:rPr/>
      </w:pPr>
      <w:r w:rsidDel="00000000" w:rsidR="00000000" w:rsidRPr="00000000">
        <w:rPr>
          <w:rtl w:val="0"/>
        </w:rPr>
        <w:tab/>
        <w:tab/>
        <w:t xml:space="preserve">printf("moi nhap lai rating nha hang [%d]:\n",i+1);</w:t>
      </w:r>
    </w:p>
    <w:p w:rsidR="00000000" w:rsidDel="00000000" w:rsidP="00000000" w:rsidRDefault="00000000" w:rsidRPr="00000000" w14:paraId="00000388">
      <w:pPr>
        <w:pageBreakBefore w:val="0"/>
        <w:rPr/>
      </w:pPr>
      <w:r w:rsidDel="00000000" w:rsidR="00000000" w:rsidRPr="00000000">
        <w:rPr>
          <w:rtl w:val="0"/>
        </w:rPr>
        <w:tab/>
        <w:tab/>
        <w:t xml:space="preserve">scanf("%f",&amp;K[i].rating);</w:t>
      </w:r>
    </w:p>
    <w:p w:rsidR="00000000" w:rsidDel="00000000" w:rsidP="00000000" w:rsidRDefault="00000000" w:rsidRPr="00000000" w14:paraId="00000389">
      <w:pPr>
        <w:pageBreakBefore w:val="0"/>
        <w:rPr/>
      </w:pPr>
      <w:r w:rsidDel="00000000" w:rsidR="00000000" w:rsidRPr="00000000">
        <w:rPr>
          <w:rtl w:val="0"/>
        </w:rPr>
        <w:tab/>
        <w:tab/>
        <w:t xml:space="preserve">}</w:t>
      </w:r>
    </w:p>
    <w:p w:rsidR="00000000" w:rsidDel="00000000" w:rsidP="00000000" w:rsidRDefault="00000000" w:rsidRPr="00000000" w14:paraId="0000038A">
      <w:pPr>
        <w:pageBreakBefore w:val="0"/>
        <w:rPr/>
      </w:pPr>
      <w:r w:rsidDel="00000000" w:rsidR="00000000" w:rsidRPr="00000000">
        <w:rPr>
          <w:rtl w:val="0"/>
        </w:rPr>
        <w:tab/>
        <w:tab/>
        <w:t xml:space="preserve">printf("Nhap dia chi nha hang [%d]:\n",i+1);</w:t>
      </w:r>
    </w:p>
    <w:p w:rsidR="00000000" w:rsidDel="00000000" w:rsidP="00000000" w:rsidRDefault="00000000" w:rsidRPr="00000000" w14:paraId="0000038B">
      <w:pPr>
        <w:pageBreakBefore w:val="0"/>
        <w:rPr/>
      </w:pPr>
      <w:r w:rsidDel="00000000" w:rsidR="00000000" w:rsidRPr="00000000">
        <w:rPr>
          <w:rtl w:val="0"/>
        </w:rPr>
        <w:tab/>
        <w:tab/>
        <w:t xml:space="preserve">fflush(stdin);</w:t>
      </w:r>
    </w:p>
    <w:p w:rsidR="00000000" w:rsidDel="00000000" w:rsidP="00000000" w:rsidRDefault="00000000" w:rsidRPr="00000000" w14:paraId="0000038C">
      <w:pPr>
        <w:pageBreakBefore w:val="0"/>
        <w:rPr/>
      </w:pPr>
      <w:r w:rsidDel="00000000" w:rsidR="00000000" w:rsidRPr="00000000">
        <w:rPr>
          <w:rtl w:val="0"/>
        </w:rPr>
        <w:tab/>
        <w:tab/>
        <w:t xml:space="preserve">fgets(K[i].add,100,stdin);</w:t>
      </w:r>
    </w:p>
    <w:p w:rsidR="00000000" w:rsidDel="00000000" w:rsidP="00000000" w:rsidRDefault="00000000" w:rsidRPr="00000000" w14:paraId="0000038D">
      <w:pPr>
        <w:pageBreakBefore w:val="0"/>
        <w:rPr/>
      </w:pPr>
      <w:r w:rsidDel="00000000" w:rsidR="00000000" w:rsidRPr="00000000">
        <w:rPr>
          <w:rtl w:val="0"/>
        </w:rPr>
        <w:tab/>
        <w:t xml:space="preserve">}</w:t>
      </w:r>
    </w:p>
    <w:p w:rsidR="00000000" w:rsidDel="00000000" w:rsidP="00000000" w:rsidRDefault="00000000" w:rsidRPr="00000000" w14:paraId="0000038E">
      <w:pPr>
        <w:pageBreakBefore w:val="0"/>
        <w:rPr/>
      </w:pPr>
      <w:r w:rsidDel="00000000" w:rsidR="00000000" w:rsidRPr="00000000">
        <w:rPr>
          <w:rtl w:val="0"/>
        </w:rPr>
        <w:tab/>
      </w:r>
    </w:p>
    <w:p w:rsidR="00000000" w:rsidDel="00000000" w:rsidP="00000000" w:rsidRDefault="00000000" w:rsidRPr="00000000" w14:paraId="0000038F">
      <w:pPr>
        <w:pageBreakBefore w:val="0"/>
        <w:rPr/>
      </w:pPr>
      <w:r w:rsidDel="00000000" w:rsidR="00000000" w:rsidRPr="00000000">
        <w:rPr>
          <w:rtl w:val="0"/>
        </w:rPr>
        <w:t xml:space="preserve">}</w:t>
      </w:r>
    </w:p>
    <w:p w:rsidR="00000000" w:rsidDel="00000000" w:rsidP="00000000" w:rsidRDefault="00000000" w:rsidRPr="00000000" w14:paraId="00000390">
      <w:pPr>
        <w:pageBreakBefore w:val="0"/>
        <w:rPr/>
      </w:pPr>
      <w:r w:rsidDel="00000000" w:rsidR="00000000" w:rsidRPr="00000000">
        <w:rPr>
          <w:rtl w:val="0"/>
        </w:rPr>
        <w:t xml:space="preserve">void nhapthem(eat*K,int n,int j)</w:t>
      </w:r>
    </w:p>
    <w:p w:rsidR="00000000" w:rsidDel="00000000" w:rsidP="00000000" w:rsidRDefault="00000000" w:rsidRPr="00000000" w14:paraId="00000391">
      <w:pPr>
        <w:pageBreakBefore w:val="0"/>
        <w:rPr/>
      </w:pPr>
      <w:r w:rsidDel="00000000" w:rsidR="00000000" w:rsidRPr="00000000">
        <w:rPr>
          <w:rtl w:val="0"/>
        </w:rPr>
        <w:t xml:space="preserve">{</w:t>
      </w:r>
    </w:p>
    <w:p w:rsidR="00000000" w:rsidDel="00000000" w:rsidP="00000000" w:rsidRDefault="00000000" w:rsidRPr="00000000" w14:paraId="00000392">
      <w:pPr>
        <w:pageBreakBefore w:val="0"/>
        <w:rPr/>
      </w:pPr>
      <w:r w:rsidDel="00000000" w:rsidR="00000000" w:rsidRPr="00000000">
        <w:rPr>
          <w:rtl w:val="0"/>
        </w:rPr>
        <w:tab/>
        <w:t xml:space="preserve">int i;</w:t>
      </w:r>
    </w:p>
    <w:p w:rsidR="00000000" w:rsidDel="00000000" w:rsidP="00000000" w:rsidRDefault="00000000" w:rsidRPr="00000000" w14:paraId="00000393">
      <w:pPr>
        <w:pageBreakBefore w:val="0"/>
        <w:rPr/>
      </w:pPr>
      <w:r w:rsidDel="00000000" w:rsidR="00000000" w:rsidRPr="00000000">
        <w:rPr>
          <w:rtl w:val="0"/>
        </w:rPr>
        <w:tab/>
        <w:t xml:space="preserve">for(i=n-j;i&lt;n;i++)</w:t>
      </w:r>
    </w:p>
    <w:p w:rsidR="00000000" w:rsidDel="00000000" w:rsidP="00000000" w:rsidRDefault="00000000" w:rsidRPr="00000000" w14:paraId="00000394">
      <w:pPr>
        <w:pageBreakBefore w:val="0"/>
        <w:rPr/>
      </w:pPr>
      <w:r w:rsidDel="00000000" w:rsidR="00000000" w:rsidRPr="00000000">
        <w:rPr>
          <w:rtl w:val="0"/>
        </w:rPr>
        <w:tab/>
        <w:t xml:space="preserve">{</w:t>
      </w:r>
    </w:p>
    <w:p w:rsidR="00000000" w:rsidDel="00000000" w:rsidP="00000000" w:rsidRDefault="00000000" w:rsidRPr="00000000" w14:paraId="00000395">
      <w:pPr>
        <w:pageBreakBefore w:val="0"/>
        <w:rPr/>
      </w:pPr>
      <w:r w:rsidDel="00000000" w:rsidR="00000000" w:rsidRPr="00000000">
        <w:rPr>
          <w:rtl w:val="0"/>
        </w:rPr>
        <w:tab/>
        <w:tab/>
        <w:t xml:space="preserve">printf("Moi nhap ten nha hang [%d]:\n",i+1);</w:t>
      </w:r>
    </w:p>
    <w:p w:rsidR="00000000" w:rsidDel="00000000" w:rsidP="00000000" w:rsidRDefault="00000000" w:rsidRPr="00000000" w14:paraId="00000396">
      <w:pPr>
        <w:pageBreakBefore w:val="0"/>
        <w:rPr/>
      </w:pPr>
      <w:r w:rsidDel="00000000" w:rsidR="00000000" w:rsidRPr="00000000">
        <w:rPr>
          <w:rtl w:val="0"/>
        </w:rPr>
        <w:tab/>
        <w:tab/>
        <w:t xml:space="preserve">fflush(stdin);</w:t>
      </w:r>
    </w:p>
    <w:p w:rsidR="00000000" w:rsidDel="00000000" w:rsidP="00000000" w:rsidRDefault="00000000" w:rsidRPr="00000000" w14:paraId="00000397">
      <w:pPr>
        <w:pageBreakBefore w:val="0"/>
        <w:rPr/>
      </w:pPr>
      <w:r w:rsidDel="00000000" w:rsidR="00000000" w:rsidRPr="00000000">
        <w:rPr>
          <w:rtl w:val="0"/>
        </w:rPr>
        <w:tab/>
        <w:tab/>
        <w:t xml:space="preserve">fgets(K[i].Name,30,stdin);</w:t>
      </w:r>
    </w:p>
    <w:p w:rsidR="00000000" w:rsidDel="00000000" w:rsidP="00000000" w:rsidRDefault="00000000" w:rsidRPr="00000000" w14:paraId="00000398">
      <w:pPr>
        <w:pageBreakBefore w:val="0"/>
        <w:rPr/>
      </w:pPr>
      <w:r w:rsidDel="00000000" w:rsidR="00000000" w:rsidRPr="00000000">
        <w:rPr>
          <w:rtl w:val="0"/>
        </w:rPr>
        <w:tab/>
        <w:tab/>
        <w:t xml:space="preserve">printf("Nhap mo ta nha hang [%d]:\n",i+1);</w:t>
      </w:r>
    </w:p>
    <w:p w:rsidR="00000000" w:rsidDel="00000000" w:rsidP="00000000" w:rsidRDefault="00000000" w:rsidRPr="00000000" w14:paraId="00000399">
      <w:pPr>
        <w:pageBreakBefore w:val="0"/>
        <w:rPr/>
      </w:pPr>
      <w:r w:rsidDel="00000000" w:rsidR="00000000" w:rsidRPr="00000000">
        <w:rPr>
          <w:rtl w:val="0"/>
        </w:rPr>
        <w:tab/>
        <w:tab/>
        <w:t xml:space="preserve">gets(K[i].description);</w:t>
      </w:r>
    </w:p>
    <w:p w:rsidR="00000000" w:rsidDel="00000000" w:rsidP="00000000" w:rsidRDefault="00000000" w:rsidRPr="00000000" w14:paraId="0000039A">
      <w:pPr>
        <w:pageBreakBefore w:val="0"/>
        <w:rPr/>
      </w:pPr>
      <w:r w:rsidDel="00000000" w:rsidR="00000000" w:rsidRPr="00000000">
        <w:rPr>
          <w:rtl w:val="0"/>
        </w:rPr>
        <w:tab/>
        <w:tab/>
        <w:t xml:space="preserve">printf("Nhap rating nha hang [%d]:\n",i+1);</w:t>
      </w:r>
    </w:p>
    <w:p w:rsidR="00000000" w:rsidDel="00000000" w:rsidP="00000000" w:rsidRDefault="00000000" w:rsidRPr="00000000" w14:paraId="0000039B">
      <w:pPr>
        <w:pageBreakBefore w:val="0"/>
        <w:rPr/>
      </w:pPr>
      <w:r w:rsidDel="00000000" w:rsidR="00000000" w:rsidRPr="00000000">
        <w:rPr>
          <w:rtl w:val="0"/>
        </w:rPr>
        <w:tab/>
        <w:tab/>
        <w:t xml:space="preserve">scanf("%f",&amp;K[i].rating);</w:t>
      </w:r>
    </w:p>
    <w:p w:rsidR="00000000" w:rsidDel="00000000" w:rsidP="00000000" w:rsidRDefault="00000000" w:rsidRPr="00000000" w14:paraId="0000039C">
      <w:pPr>
        <w:pageBreakBefore w:val="0"/>
        <w:rPr/>
      </w:pPr>
      <w:r w:rsidDel="00000000" w:rsidR="00000000" w:rsidRPr="00000000">
        <w:rPr>
          <w:rtl w:val="0"/>
        </w:rPr>
        <w:tab/>
        <w:tab/>
        <w:t xml:space="preserve">while(K[i].rating&lt;0||K[i].rating&gt;5)</w:t>
      </w:r>
    </w:p>
    <w:p w:rsidR="00000000" w:rsidDel="00000000" w:rsidP="00000000" w:rsidRDefault="00000000" w:rsidRPr="00000000" w14:paraId="0000039D">
      <w:pPr>
        <w:pageBreakBefore w:val="0"/>
        <w:rPr/>
      </w:pPr>
      <w:r w:rsidDel="00000000" w:rsidR="00000000" w:rsidRPr="00000000">
        <w:rPr>
          <w:rtl w:val="0"/>
        </w:rPr>
        <w:tab/>
        <w:tab/>
        <w:t xml:space="preserve">{</w:t>
      </w:r>
    </w:p>
    <w:p w:rsidR="00000000" w:rsidDel="00000000" w:rsidP="00000000" w:rsidRDefault="00000000" w:rsidRPr="00000000" w14:paraId="0000039E">
      <w:pPr>
        <w:pageBreakBefore w:val="0"/>
        <w:rPr/>
      </w:pPr>
      <w:r w:rsidDel="00000000" w:rsidR="00000000" w:rsidRPr="00000000">
        <w:rPr>
          <w:rtl w:val="0"/>
        </w:rPr>
        <w:tab/>
        <w:tab/>
        <w:t xml:space="preserve">printf("moi nhap lai rating nha hang [%d]:\n",i+1);</w:t>
      </w:r>
    </w:p>
    <w:p w:rsidR="00000000" w:rsidDel="00000000" w:rsidP="00000000" w:rsidRDefault="00000000" w:rsidRPr="00000000" w14:paraId="0000039F">
      <w:pPr>
        <w:pageBreakBefore w:val="0"/>
        <w:rPr/>
      </w:pPr>
      <w:r w:rsidDel="00000000" w:rsidR="00000000" w:rsidRPr="00000000">
        <w:rPr>
          <w:rtl w:val="0"/>
        </w:rPr>
        <w:tab/>
        <w:tab/>
        <w:t xml:space="preserve">scanf("%f",&amp;K[i].rating);</w:t>
      </w:r>
    </w:p>
    <w:p w:rsidR="00000000" w:rsidDel="00000000" w:rsidP="00000000" w:rsidRDefault="00000000" w:rsidRPr="00000000" w14:paraId="000003A0">
      <w:pPr>
        <w:pageBreakBefore w:val="0"/>
        <w:rPr/>
      </w:pPr>
      <w:r w:rsidDel="00000000" w:rsidR="00000000" w:rsidRPr="00000000">
        <w:rPr>
          <w:rtl w:val="0"/>
        </w:rPr>
        <w:tab/>
        <w:tab/>
        <w:t xml:space="preserve">}</w:t>
      </w:r>
    </w:p>
    <w:p w:rsidR="00000000" w:rsidDel="00000000" w:rsidP="00000000" w:rsidRDefault="00000000" w:rsidRPr="00000000" w14:paraId="000003A1">
      <w:pPr>
        <w:pageBreakBefore w:val="0"/>
        <w:rPr/>
      </w:pPr>
      <w:r w:rsidDel="00000000" w:rsidR="00000000" w:rsidRPr="00000000">
        <w:rPr>
          <w:rtl w:val="0"/>
        </w:rPr>
        <w:tab/>
        <w:tab/>
        <w:t xml:space="preserve">printf("Nhap dia chi nha hang [%d]:\n",i+1);</w:t>
      </w:r>
    </w:p>
    <w:p w:rsidR="00000000" w:rsidDel="00000000" w:rsidP="00000000" w:rsidRDefault="00000000" w:rsidRPr="00000000" w14:paraId="000003A2">
      <w:pPr>
        <w:pageBreakBefore w:val="0"/>
        <w:rPr/>
      </w:pPr>
      <w:r w:rsidDel="00000000" w:rsidR="00000000" w:rsidRPr="00000000">
        <w:rPr>
          <w:rtl w:val="0"/>
        </w:rPr>
        <w:tab/>
        <w:tab/>
        <w:t xml:space="preserve">fflush(stdin);</w:t>
      </w:r>
    </w:p>
    <w:p w:rsidR="00000000" w:rsidDel="00000000" w:rsidP="00000000" w:rsidRDefault="00000000" w:rsidRPr="00000000" w14:paraId="000003A3">
      <w:pPr>
        <w:pageBreakBefore w:val="0"/>
        <w:rPr/>
      </w:pPr>
      <w:r w:rsidDel="00000000" w:rsidR="00000000" w:rsidRPr="00000000">
        <w:rPr>
          <w:rtl w:val="0"/>
        </w:rPr>
        <w:tab/>
        <w:tab/>
        <w:t xml:space="preserve">fgets(K[i].add,100,stdin);</w:t>
      </w:r>
    </w:p>
    <w:p w:rsidR="00000000" w:rsidDel="00000000" w:rsidP="00000000" w:rsidRDefault="00000000" w:rsidRPr="00000000" w14:paraId="000003A4">
      <w:pPr>
        <w:pageBreakBefore w:val="0"/>
        <w:rPr/>
      </w:pPr>
      <w:r w:rsidDel="00000000" w:rsidR="00000000" w:rsidRPr="00000000">
        <w:rPr>
          <w:rtl w:val="0"/>
        </w:rPr>
        <w:tab/>
        <w:t xml:space="preserve">}</w:t>
      </w:r>
    </w:p>
    <w:p w:rsidR="00000000" w:rsidDel="00000000" w:rsidP="00000000" w:rsidRDefault="00000000" w:rsidRPr="00000000" w14:paraId="000003A5">
      <w:pPr>
        <w:pageBreakBefore w:val="0"/>
        <w:rPr/>
      </w:pPr>
      <w:r w:rsidDel="00000000" w:rsidR="00000000" w:rsidRPr="00000000">
        <w:rPr>
          <w:rtl w:val="0"/>
        </w:rPr>
        <w:tab/>
      </w:r>
    </w:p>
    <w:p w:rsidR="00000000" w:rsidDel="00000000" w:rsidP="00000000" w:rsidRDefault="00000000" w:rsidRPr="00000000" w14:paraId="000003A6">
      <w:pPr>
        <w:pageBreakBefore w:val="0"/>
        <w:rPr/>
      </w:pPr>
      <w:r w:rsidDel="00000000" w:rsidR="00000000" w:rsidRPr="00000000">
        <w:rPr>
          <w:rtl w:val="0"/>
        </w:rPr>
        <w:t xml:space="preserve">}</w:t>
      </w:r>
    </w:p>
    <w:p w:rsidR="00000000" w:rsidDel="00000000" w:rsidP="00000000" w:rsidRDefault="00000000" w:rsidRPr="00000000" w14:paraId="000003A7">
      <w:pPr>
        <w:pageBreakBefore w:val="0"/>
        <w:rPr/>
      </w:pPr>
      <w:r w:rsidDel="00000000" w:rsidR="00000000" w:rsidRPr="00000000">
        <w:rPr>
          <w:rtl w:val="0"/>
        </w:rPr>
      </w:r>
    </w:p>
    <w:p w:rsidR="00000000" w:rsidDel="00000000" w:rsidP="00000000" w:rsidRDefault="00000000" w:rsidRPr="00000000" w14:paraId="000003A8">
      <w:pPr>
        <w:pageBreakBefore w:val="0"/>
        <w:rPr/>
      </w:pPr>
      <w:r w:rsidDel="00000000" w:rsidR="00000000" w:rsidRPr="00000000">
        <w:rPr>
          <w:rtl w:val="0"/>
        </w:rPr>
        <w:t xml:space="preserve">void inra(eat*K,int n)</w:t>
      </w:r>
    </w:p>
    <w:p w:rsidR="00000000" w:rsidDel="00000000" w:rsidP="00000000" w:rsidRDefault="00000000" w:rsidRPr="00000000" w14:paraId="000003A9">
      <w:pPr>
        <w:pageBreakBefore w:val="0"/>
        <w:rPr/>
      </w:pPr>
      <w:r w:rsidDel="00000000" w:rsidR="00000000" w:rsidRPr="00000000">
        <w:rPr>
          <w:rtl w:val="0"/>
        </w:rPr>
        <w:t xml:space="preserve">{</w:t>
      </w:r>
    </w:p>
    <w:p w:rsidR="00000000" w:rsidDel="00000000" w:rsidP="00000000" w:rsidRDefault="00000000" w:rsidRPr="00000000" w14:paraId="000003AA">
      <w:pPr>
        <w:pageBreakBefore w:val="0"/>
        <w:rPr/>
      </w:pPr>
      <w:r w:rsidDel="00000000" w:rsidR="00000000" w:rsidRPr="00000000">
        <w:rPr>
          <w:rtl w:val="0"/>
        </w:rPr>
        <w:tab/>
        <w:t xml:space="preserve">int i;</w:t>
      </w:r>
    </w:p>
    <w:p w:rsidR="00000000" w:rsidDel="00000000" w:rsidP="00000000" w:rsidRDefault="00000000" w:rsidRPr="00000000" w14:paraId="000003AB">
      <w:pPr>
        <w:pageBreakBefore w:val="0"/>
        <w:rPr/>
      </w:pPr>
      <w:r w:rsidDel="00000000" w:rsidR="00000000" w:rsidRPr="00000000">
        <w:rPr>
          <w:rtl w:val="0"/>
        </w:rPr>
        <w:tab/>
        <w:t xml:space="preserve">for(i=0;i&lt;n;i++)</w:t>
      </w:r>
    </w:p>
    <w:p w:rsidR="00000000" w:rsidDel="00000000" w:rsidP="00000000" w:rsidRDefault="00000000" w:rsidRPr="00000000" w14:paraId="000003AC">
      <w:pPr>
        <w:pageBreakBefore w:val="0"/>
        <w:rPr/>
      </w:pPr>
      <w:r w:rsidDel="00000000" w:rsidR="00000000" w:rsidRPr="00000000">
        <w:rPr>
          <w:rtl w:val="0"/>
        </w:rPr>
        <w:tab/>
        <w:t xml:space="preserve">{</w:t>
      </w:r>
    </w:p>
    <w:p w:rsidR="00000000" w:rsidDel="00000000" w:rsidP="00000000" w:rsidRDefault="00000000" w:rsidRPr="00000000" w14:paraId="000003AD">
      <w:pPr>
        <w:pageBreakBefore w:val="0"/>
        <w:rPr/>
      </w:pPr>
      <w:r w:rsidDel="00000000" w:rsidR="00000000" w:rsidRPr="00000000">
        <w:rPr>
          <w:rtl w:val="0"/>
        </w:rPr>
        <w:tab/>
        <w:tab/>
        <w:t xml:space="preserve">printf("Nha hang %d\nName: %sDescription: \n%sRating: %.1f\nAddress: %s\n",i+1,K[i].Name,K[i].description,K[i].rating,K[i].add);</w:t>
      </w:r>
    </w:p>
    <w:p w:rsidR="00000000" w:rsidDel="00000000" w:rsidP="00000000" w:rsidRDefault="00000000" w:rsidRPr="00000000" w14:paraId="000003AE">
      <w:pPr>
        <w:pageBreakBefore w:val="0"/>
        <w:rPr/>
      </w:pPr>
      <w:r w:rsidDel="00000000" w:rsidR="00000000" w:rsidRPr="00000000">
        <w:rPr>
          <w:rtl w:val="0"/>
        </w:rPr>
        <w:tab/>
        <w:tab/>
        <w:t xml:space="preserve">printf("\n\n");</w:t>
      </w:r>
    </w:p>
    <w:p w:rsidR="00000000" w:rsidDel="00000000" w:rsidP="00000000" w:rsidRDefault="00000000" w:rsidRPr="00000000" w14:paraId="000003AF">
      <w:pPr>
        <w:pageBreakBefore w:val="0"/>
        <w:rPr/>
      </w:pPr>
      <w:r w:rsidDel="00000000" w:rsidR="00000000" w:rsidRPr="00000000">
        <w:rPr>
          <w:rtl w:val="0"/>
        </w:rPr>
        <w:tab/>
        <w:t xml:space="preserve">}</w:t>
      </w:r>
    </w:p>
    <w:p w:rsidR="00000000" w:rsidDel="00000000" w:rsidP="00000000" w:rsidRDefault="00000000" w:rsidRPr="00000000" w14:paraId="000003B0">
      <w:pPr>
        <w:pageBreakBefore w:val="0"/>
        <w:rPr/>
      </w:pPr>
      <w:r w:rsidDel="00000000" w:rsidR="00000000" w:rsidRPr="00000000">
        <w:rPr>
          <w:rtl w:val="0"/>
        </w:rPr>
        <w:t xml:space="preserve">}</w:t>
      </w:r>
    </w:p>
    <w:p w:rsidR="00000000" w:rsidDel="00000000" w:rsidP="00000000" w:rsidRDefault="00000000" w:rsidRPr="00000000" w14:paraId="000003B1">
      <w:pPr>
        <w:pageBreakBefore w:val="0"/>
        <w:rPr/>
      </w:pPr>
      <w:r w:rsidDel="00000000" w:rsidR="00000000" w:rsidRPr="00000000">
        <w:rPr>
          <w:rtl w:val="0"/>
        </w:rPr>
        <w:t xml:space="preserve">/*void timkiemtheoten(eat*K,int n)</w:t>
      </w:r>
    </w:p>
    <w:p w:rsidR="00000000" w:rsidDel="00000000" w:rsidP="00000000" w:rsidRDefault="00000000" w:rsidRPr="00000000" w14:paraId="000003B2">
      <w:pPr>
        <w:pageBreakBefore w:val="0"/>
        <w:rPr/>
      </w:pPr>
      <w:r w:rsidDel="00000000" w:rsidR="00000000" w:rsidRPr="00000000">
        <w:rPr>
          <w:rtl w:val="0"/>
        </w:rPr>
        <w:t xml:space="preserve">{</w:t>
      </w:r>
    </w:p>
    <w:p w:rsidR="00000000" w:rsidDel="00000000" w:rsidP="00000000" w:rsidRDefault="00000000" w:rsidRPr="00000000" w14:paraId="000003B3">
      <w:pPr>
        <w:pageBreakBefore w:val="0"/>
        <w:rPr/>
      </w:pPr>
      <w:r w:rsidDel="00000000" w:rsidR="00000000" w:rsidRPr="00000000">
        <w:rPr>
          <w:rtl w:val="0"/>
        </w:rPr>
        <w:tab/>
        <w:t xml:space="preserve">int i,j,k=0;</w:t>
      </w:r>
    </w:p>
    <w:p w:rsidR="00000000" w:rsidDel="00000000" w:rsidP="00000000" w:rsidRDefault="00000000" w:rsidRPr="00000000" w14:paraId="000003B4">
      <w:pPr>
        <w:pageBreakBefore w:val="0"/>
        <w:rPr/>
      </w:pPr>
      <w:r w:rsidDel="00000000" w:rsidR="00000000" w:rsidRPr="00000000">
        <w:rPr>
          <w:rtl w:val="0"/>
        </w:rPr>
        <w:tab/>
        <w:t xml:space="preserve">int dem;</w:t>
      </w:r>
    </w:p>
    <w:p w:rsidR="00000000" w:rsidDel="00000000" w:rsidP="00000000" w:rsidRDefault="00000000" w:rsidRPr="00000000" w14:paraId="000003B5">
      <w:pPr>
        <w:pageBreakBefore w:val="0"/>
        <w:rPr/>
      </w:pPr>
      <w:r w:rsidDel="00000000" w:rsidR="00000000" w:rsidRPr="00000000">
        <w:rPr>
          <w:rtl w:val="0"/>
        </w:rPr>
        <w:tab/>
        <w:t xml:space="preserve">char ten[30];</w:t>
      </w:r>
    </w:p>
    <w:p w:rsidR="00000000" w:rsidDel="00000000" w:rsidP="00000000" w:rsidRDefault="00000000" w:rsidRPr="00000000" w14:paraId="000003B6">
      <w:pPr>
        <w:pageBreakBefore w:val="0"/>
        <w:rPr/>
      </w:pPr>
      <w:r w:rsidDel="00000000" w:rsidR="00000000" w:rsidRPr="00000000">
        <w:rPr>
          <w:rtl w:val="0"/>
        </w:rPr>
        <w:tab/>
        <w:t xml:space="preserve">/*eat K2[50];</w:t>
      </w:r>
    </w:p>
    <w:p w:rsidR="00000000" w:rsidDel="00000000" w:rsidP="00000000" w:rsidRDefault="00000000" w:rsidRPr="00000000" w14:paraId="000003B7">
      <w:pPr>
        <w:pageBreakBefore w:val="0"/>
        <w:rPr/>
      </w:pPr>
      <w:r w:rsidDel="00000000" w:rsidR="00000000" w:rsidRPr="00000000">
        <w:rPr>
          <w:rtl w:val="0"/>
        </w:rPr>
        <w:tab/>
        <w:t xml:space="preserve">for(i=0;i&lt;n;i++)</w:t>
      </w:r>
    </w:p>
    <w:p w:rsidR="00000000" w:rsidDel="00000000" w:rsidP="00000000" w:rsidRDefault="00000000" w:rsidRPr="00000000" w14:paraId="000003B8">
      <w:pPr>
        <w:pageBreakBefore w:val="0"/>
        <w:rPr/>
      </w:pPr>
      <w:r w:rsidDel="00000000" w:rsidR="00000000" w:rsidRPr="00000000">
        <w:rPr>
          <w:rtl w:val="0"/>
        </w:rPr>
        <w:tab/>
        <w:t xml:space="preserve">{</w:t>
      </w:r>
    </w:p>
    <w:p w:rsidR="00000000" w:rsidDel="00000000" w:rsidP="00000000" w:rsidRDefault="00000000" w:rsidRPr="00000000" w14:paraId="000003B9">
      <w:pPr>
        <w:pageBreakBefore w:val="0"/>
        <w:rPr/>
      </w:pPr>
      <w:r w:rsidDel="00000000" w:rsidR="00000000" w:rsidRPr="00000000">
        <w:rPr>
          <w:rtl w:val="0"/>
        </w:rPr>
        <w:tab/>
        <w:tab/>
        <w:t xml:space="preserve">K2[i]=K[i];</w:t>
      </w:r>
    </w:p>
    <w:p w:rsidR="00000000" w:rsidDel="00000000" w:rsidP="00000000" w:rsidRDefault="00000000" w:rsidRPr="00000000" w14:paraId="000003BA">
      <w:pPr>
        <w:pageBreakBefore w:val="0"/>
        <w:rPr/>
      </w:pPr>
      <w:r w:rsidDel="00000000" w:rsidR="00000000" w:rsidRPr="00000000">
        <w:rPr>
          <w:rtl w:val="0"/>
        </w:rPr>
        <w:tab/>
        <w:t xml:space="preserve">}*</w:t>
      </w:r>
    </w:p>
    <w:p w:rsidR="00000000" w:rsidDel="00000000" w:rsidP="00000000" w:rsidRDefault="00000000" w:rsidRPr="00000000" w14:paraId="000003BB">
      <w:pPr>
        <w:pageBreakBefore w:val="0"/>
        <w:rPr/>
      </w:pPr>
      <w:r w:rsidDel="00000000" w:rsidR="00000000" w:rsidRPr="00000000">
        <w:rPr>
          <w:rtl w:val="0"/>
        </w:rPr>
        <w:tab/>
        <w:t xml:space="preserve">printf("Nhap ten nha hang can tim :\n");</w:t>
      </w:r>
    </w:p>
    <w:p w:rsidR="00000000" w:rsidDel="00000000" w:rsidP="00000000" w:rsidRDefault="00000000" w:rsidRPr="00000000" w14:paraId="000003BC">
      <w:pPr>
        <w:pageBreakBefore w:val="0"/>
        <w:rPr/>
      </w:pPr>
      <w:r w:rsidDel="00000000" w:rsidR="00000000" w:rsidRPr="00000000">
        <w:rPr>
          <w:rtl w:val="0"/>
        </w:rPr>
        <w:tab/>
        <w:t xml:space="preserve">fflush(stdin);</w:t>
      </w:r>
    </w:p>
    <w:p w:rsidR="00000000" w:rsidDel="00000000" w:rsidP="00000000" w:rsidRDefault="00000000" w:rsidRPr="00000000" w14:paraId="000003BD">
      <w:pPr>
        <w:pageBreakBefore w:val="0"/>
        <w:rPr/>
      </w:pPr>
      <w:r w:rsidDel="00000000" w:rsidR="00000000" w:rsidRPr="00000000">
        <w:rPr>
          <w:rtl w:val="0"/>
        </w:rPr>
        <w:tab/>
        <w:t xml:space="preserve">gets(ten);</w:t>
      </w:r>
    </w:p>
    <w:p w:rsidR="00000000" w:rsidDel="00000000" w:rsidP="00000000" w:rsidRDefault="00000000" w:rsidRPr="00000000" w14:paraId="000003BE">
      <w:pPr>
        <w:pageBreakBefore w:val="0"/>
        <w:rPr/>
      </w:pPr>
      <w:r w:rsidDel="00000000" w:rsidR="00000000" w:rsidRPr="00000000">
        <w:rPr>
          <w:rtl w:val="0"/>
        </w:rPr>
        <w:tab/>
        <w:t xml:space="preserve">for(i=0;i&lt;n;i++)</w:t>
      </w:r>
    </w:p>
    <w:p w:rsidR="00000000" w:rsidDel="00000000" w:rsidP="00000000" w:rsidRDefault="00000000" w:rsidRPr="00000000" w14:paraId="000003BF">
      <w:pPr>
        <w:pageBreakBefore w:val="0"/>
        <w:rPr/>
      </w:pPr>
      <w:r w:rsidDel="00000000" w:rsidR="00000000" w:rsidRPr="00000000">
        <w:rPr>
          <w:rtl w:val="0"/>
        </w:rPr>
        <w:tab/>
        <w:t xml:space="preserve">{</w:t>
      </w:r>
    </w:p>
    <w:p w:rsidR="00000000" w:rsidDel="00000000" w:rsidP="00000000" w:rsidRDefault="00000000" w:rsidRPr="00000000" w14:paraId="000003C0">
      <w:pPr>
        <w:pageBreakBefore w:val="0"/>
        <w:rPr/>
      </w:pPr>
      <w:r w:rsidDel="00000000" w:rsidR="00000000" w:rsidRPr="00000000">
        <w:rPr>
          <w:rtl w:val="0"/>
        </w:rPr>
        <w:tab/>
        <w:t xml:space="preserve">dem=0;</w:t>
        <w:tab/>
      </w:r>
    </w:p>
    <w:p w:rsidR="00000000" w:rsidDel="00000000" w:rsidP="00000000" w:rsidRDefault="00000000" w:rsidRPr="00000000" w14:paraId="000003C1">
      <w:pPr>
        <w:pageBreakBefore w:val="0"/>
        <w:rPr/>
      </w:pPr>
      <w:r w:rsidDel="00000000" w:rsidR="00000000" w:rsidRPr="00000000">
        <w:rPr>
          <w:rtl w:val="0"/>
        </w:rPr>
        <w:tab/>
        <w:t xml:space="preserve">for(j=0;j&lt;strlen(K[i].Name);j++)</w:t>
      </w:r>
    </w:p>
    <w:p w:rsidR="00000000" w:rsidDel="00000000" w:rsidP="00000000" w:rsidRDefault="00000000" w:rsidRPr="00000000" w14:paraId="000003C2">
      <w:pPr>
        <w:pageBreakBefore w:val="0"/>
        <w:rPr/>
      </w:pPr>
      <w:r w:rsidDel="00000000" w:rsidR="00000000" w:rsidRPr="00000000">
        <w:rPr>
          <w:rtl w:val="0"/>
        </w:rPr>
        <w:tab/>
        <w:t xml:space="preserve">{</w:t>
      </w:r>
    </w:p>
    <w:p w:rsidR="00000000" w:rsidDel="00000000" w:rsidP="00000000" w:rsidRDefault="00000000" w:rsidRPr="00000000" w14:paraId="000003C3">
      <w:pPr>
        <w:pageBreakBefore w:val="0"/>
        <w:rPr/>
      </w:pPr>
      <w:r w:rsidDel="00000000" w:rsidR="00000000" w:rsidRPr="00000000">
        <w:rPr>
          <w:rtl w:val="0"/>
        </w:rPr>
        <w:tab/>
        <w:tab/>
        <w:t xml:space="preserve">if(K[i].Name[j]==ten[j]||K[i].Name[j]+32==ten[j]|K[i].Name[j]-32==ten[j])</w:t>
      </w:r>
    </w:p>
    <w:p w:rsidR="00000000" w:rsidDel="00000000" w:rsidP="00000000" w:rsidRDefault="00000000" w:rsidRPr="00000000" w14:paraId="000003C4">
      <w:pPr>
        <w:pageBreakBefore w:val="0"/>
        <w:rPr/>
      </w:pPr>
      <w:r w:rsidDel="00000000" w:rsidR="00000000" w:rsidRPr="00000000">
        <w:rPr>
          <w:rtl w:val="0"/>
        </w:rPr>
        <w:tab/>
        <w:tab/>
        <w:t xml:space="preserve">{</w:t>
      </w:r>
    </w:p>
    <w:p w:rsidR="00000000" w:rsidDel="00000000" w:rsidP="00000000" w:rsidRDefault="00000000" w:rsidRPr="00000000" w14:paraId="000003C5">
      <w:pPr>
        <w:pageBreakBefore w:val="0"/>
        <w:rPr/>
      </w:pPr>
      <w:r w:rsidDel="00000000" w:rsidR="00000000" w:rsidRPr="00000000">
        <w:rPr>
          <w:rtl w:val="0"/>
        </w:rPr>
        <w:tab/>
        <w:tab/>
        <w:tab/>
        <w:t xml:space="preserve">dem++;</w:t>
      </w:r>
    </w:p>
    <w:p w:rsidR="00000000" w:rsidDel="00000000" w:rsidP="00000000" w:rsidRDefault="00000000" w:rsidRPr="00000000" w14:paraId="000003C6">
      <w:pPr>
        <w:pageBreakBefore w:val="0"/>
        <w:rPr/>
      </w:pPr>
      <w:r w:rsidDel="00000000" w:rsidR="00000000" w:rsidRPr="00000000">
        <w:rPr>
          <w:rtl w:val="0"/>
        </w:rPr>
        <w:tab/>
      </w:r>
    </w:p>
    <w:p w:rsidR="00000000" w:rsidDel="00000000" w:rsidP="00000000" w:rsidRDefault="00000000" w:rsidRPr="00000000" w14:paraId="000003C7">
      <w:pPr>
        <w:pageBreakBefore w:val="0"/>
        <w:rPr/>
      </w:pPr>
      <w:r w:rsidDel="00000000" w:rsidR="00000000" w:rsidRPr="00000000">
        <w:rPr>
          <w:rtl w:val="0"/>
        </w:rPr>
        <w:tab/>
        <w:tab/>
        <w:t xml:space="preserve">}</w:t>
      </w:r>
    </w:p>
    <w:p w:rsidR="00000000" w:rsidDel="00000000" w:rsidP="00000000" w:rsidRDefault="00000000" w:rsidRPr="00000000" w14:paraId="000003C8">
      <w:pPr>
        <w:pageBreakBefore w:val="0"/>
        <w:rPr/>
      </w:pPr>
      <w:r w:rsidDel="00000000" w:rsidR="00000000" w:rsidRPr="00000000">
        <w:rPr>
          <w:rtl w:val="0"/>
        </w:rPr>
        <w:tab/>
        <w:t xml:space="preserve">}</w:t>
      </w:r>
    </w:p>
    <w:p w:rsidR="00000000" w:rsidDel="00000000" w:rsidP="00000000" w:rsidRDefault="00000000" w:rsidRPr="00000000" w14:paraId="000003C9">
      <w:pPr>
        <w:pageBreakBefore w:val="0"/>
        <w:rPr/>
      </w:pPr>
      <w:r w:rsidDel="00000000" w:rsidR="00000000" w:rsidRPr="00000000">
        <w:rPr>
          <w:rtl w:val="0"/>
        </w:rPr>
        <w:tab/>
        <w:t xml:space="preserve">if(dem==strlen(K[i].Name)-1)</w:t>
      </w:r>
    </w:p>
    <w:p w:rsidR="00000000" w:rsidDel="00000000" w:rsidP="00000000" w:rsidRDefault="00000000" w:rsidRPr="00000000" w14:paraId="000003CA">
      <w:pPr>
        <w:pageBreakBefore w:val="0"/>
        <w:rPr/>
      </w:pPr>
      <w:r w:rsidDel="00000000" w:rsidR="00000000" w:rsidRPr="00000000">
        <w:rPr>
          <w:rtl w:val="0"/>
        </w:rPr>
        <w:tab/>
        <w:t xml:space="preserve">{</w:t>
        <w:tab/>
      </w:r>
    </w:p>
    <w:p w:rsidR="00000000" w:rsidDel="00000000" w:rsidP="00000000" w:rsidRDefault="00000000" w:rsidRPr="00000000" w14:paraId="000003CB">
      <w:pPr>
        <w:pageBreakBefore w:val="0"/>
        <w:rPr/>
      </w:pPr>
      <w:r w:rsidDel="00000000" w:rsidR="00000000" w:rsidRPr="00000000">
        <w:rPr>
          <w:rtl w:val="0"/>
        </w:rPr>
        <w:tab/>
        <w:t xml:space="preserve">printf("Nha hang %d\nName: %sDescription: \n%sRating: %.1f\nAddress: %s\n",i+1,K[i].Name,K[i].description,K[i].rating,K[i].add);</w:t>
      </w:r>
    </w:p>
    <w:p w:rsidR="00000000" w:rsidDel="00000000" w:rsidP="00000000" w:rsidRDefault="00000000" w:rsidRPr="00000000" w14:paraId="000003CC">
      <w:pPr>
        <w:pageBreakBefore w:val="0"/>
        <w:rPr/>
      </w:pPr>
      <w:r w:rsidDel="00000000" w:rsidR="00000000" w:rsidRPr="00000000">
        <w:rPr>
          <w:rtl w:val="0"/>
        </w:rPr>
        <w:tab/>
        <w:t xml:space="preserve">k--;</w:t>
      </w:r>
    </w:p>
    <w:p w:rsidR="00000000" w:rsidDel="00000000" w:rsidP="00000000" w:rsidRDefault="00000000" w:rsidRPr="00000000" w14:paraId="000003CD">
      <w:pPr>
        <w:pageBreakBefore w:val="0"/>
        <w:rPr/>
      </w:pPr>
      <w:r w:rsidDel="00000000" w:rsidR="00000000" w:rsidRPr="00000000">
        <w:rPr>
          <w:rtl w:val="0"/>
        </w:rPr>
        <w:t xml:space="preserve">    }</w:t>
      </w:r>
    </w:p>
    <w:p w:rsidR="00000000" w:rsidDel="00000000" w:rsidP="00000000" w:rsidRDefault="00000000" w:rsidRPr="00000000" w14:paraId="000003CE">
      <w:pPr>
        <w:pageBreakBefore w:val="0"/>
        <w:rPr/>
      </w:pPr>
      <w:r w:rsidDel="00000000" w:rsidR="00000000" w:rsidRPr="00000000">
        <w:rPr>
          <w:rtl w:val="0"/>
        </w:rPr>
        <w:t xml:space="preserve">    k++;</w:t>
      </w:r>
    </w:p>
    <w:p w:rsidR="00000000" w:rsidDel="00000000" w:rsidP="00000000" w:rsidRDefault="00000000" w:rsidRPr="00000000" w14:paraId="000003CF">
      <w:pPr>
        <w:pageBreakBefore w:val="0"/>
        <w:rPr/>
      </w:pPr>
      <w:r w:rsidDel="00000000" w:rsidR="00000000" w:rsidRPr="00000000">
        <w:rPr>
          <w:rtl w:val="0"/>
        </w:rPr>
        <w:tab/>
        <w:t xml:space="preserve">}</w:t>
      </w:r>
    </w:p>
    <w:p w:rsidR="00000000" w:rsidDel="00000000" w:rsidP="00000000" w:rsidRDefault="00000000" w:rsidRPr="00000000" w14:paraId="000003D0">
      <w:pPr>
        <w:pageBreakBefore w:val="0"/>
        <w:rPr/>
      </w:pPr>
      <w:r w:rsidDel="00000000" w:rsidR="00000000" w:rsidRPr="00000000">
        <w:rPr>
          <w:rtl w:val="0"/>
        </w:rPr>
        <w:tab/>
        <w:t xml:space="preserve">if(k==n)</w:t>
      </w:r>
    </w:p>
    <w:p w:rsidR="00000000" w:rsidDel="00000000" w:rsidP="00000000" w:rsidRDefault="00000000" w:rsidRPr="00000000" w14:paraId="000003D1">
      <w:pPr>
        <w:pageBreakBefore w:val="0"/>
        <w:rPr/>
      </w:pPr>
      <w:r w:rsidDel="00000000" w:rsidR="00000000" w:rsidRPr="00000000">
        <w:rPr>
          <w:rtl w:val="0"/>
        </w:rPr>
        <w:tab/>
        <w:t xml:space="preserve">{</w:t>
      </w:r>
    </w:p>
    <w:p w:rsidR="00000000" w:rsidDel="00000000" w:rsidP="00000000" w:rsidRDefault="00000000" w:rsidRPr="00000000" w14:paraId="000003D2">
      <w:pPr>
        <w:pageBreakBefore w:val="0"/>
        <w:rPr/>
      </w:pPr>
      <w:r w:rsidDel="00000000" w:rsidR="00000000" w:rsidRPr="00000000">
        <w:rPr>
          <w:rtl w:val="0"/>
        </w:rPr>
        <w:tab/>
        <w:tab/>
        <w:t xml:space="preserve">printf("Khong tim thay nha hang ban can \n");</w:t>
      </w:r>
    </w:p>
    <w:p w:rsidR="00000000" w:rsidDel="00000000" w:rsidP="00000000" w:rsidRDefault="00000000" w:rsidRPr="00000000" w14:paraId="000003D3">
      <w:pPr>
        <w:pageBreakBefore w:val="0"/>
        <w:rPr/>
      </w:pPr>
      <w:r w:rsidDel="00000000" w:rsidR="00000000" w:rsidRPr="00000000">
        <w:rPr>
          <w:rtl w:val="0"/>
        </w:rPr>
        <w:tab/>
        <w:t xml:space="preserve">}</w:t>
        <w:tab/>
      </w:r>
    </w:p>
    <w:p w:rsidR="00000000" w:rsidDel="00000000" w:rsidP="00000000" w:rsidRDefault="00000000" w:rsidRPr="00000000" w14:paraId="000003D4">
      <w:pPr>
        <w:pageBreakBefore w:val="0"/>
        <w:rPr/>
      </w:pPr>
      <w:r w:rsidDel="00000000" w:rsidR="00000000" w:rsidRPr="00000000">
        <w:rPr>
          <w:rtl w:val="0"/>
        </w:rPr>
        <w:t xml:space="preserve">}*/ ( hàm này bản nông dân, dùng hàm sau xịn hơn)</w:t>
      </w:r>
    </w:p>
    <w:p w:rsidR="00000000" w:rsidDel="00000000" w:rsidP="00000000" w:rsidRDefault="00000000" w:rsidRPr="00000000" w14:paraId="000003D5">
      <w:pPr>
        <w:pageBreakBefore w:val="0"/>
        <w:rPr/>
      </w:pPr>
      <w:r w:rsidDel="00000000" w:rsidR="00000000" w:rsidRPr="00000000">
        <w:rPr>
          <w:rtl w:val="0"/>
        </w:rPr>
        <w:t xml:space="preserve">int timkiemtheoten2(eat*K,int n)</w:t>
      </w:r>
    </w:p>
    <w:p w:rsidR="00000000" w:rsidDel="00000000" w:rsidP="00000000" w:rsidRDefault="00000000" w:rsidRPr="00000000" w14:paraId="000003D6">
      <w:pPr>
        <w:pageBreakBefore w:val="0"/>
        <w:rPr/>
      </w:pPr>
      <w:r w:rsidDel="00000000" w:rsidR="00000000" w:rsidRPr="00000000">
        <w:rPr>
          <w:rtl w:val="0"/>
        </w:rPr>
        <w:t xml:space="preserve">{</w:t>
      </w:r>
    </w:p>
    <w:p w:rsidR="00000000" w:rsidDel="00000000" w:rsidP="00000000" w:rsidRDefault="00000000" w:rsidRPr="00000000" w14:paraId="000003D7">
      <w:pPr>
        <w:pageBreakBefore w:val="0"/>
        <w:rPr/>
      </w:pPr>
      <w:r w:rsidDel="00000000" w:rsidR="00000000" w:rsidRPr="00000000">
        <w:rPr>
          <w:rtl w:val="0"/>
        </w:rPr>
        <w:tab/>
        <w:t xml:space="preserve">int i,j;</w:t>
      </w:r>
    </w:p>
    <w:p w:rsidR="00000000" w:rsidDel="00000000" w:rsidP="00000000" w:rsidRDefault="00000000" w:rsidRPr="00000000" w14:paraId="000003D8">
      <w:pPr>
        <w:pageBreakBefore w:val="0"/>
        <w:rPr/>
      </w:pPr>
      <w:r w:rsidDel="00000000" w:rsidR="00000000" w:rsidRPr="00000000">
        <w:rPr>
          <w:rtl w:val="0"/>
        </w:rPr>
        <w:tab/>
        <w:t xml:space="preserve">int k=0;</w:t>
      </w:r>
    </w:p>
    <w:p w:rsidR="00000000" w:rsidDel="00000000" w:rsidP="00000000" w:rsidRDefault="00000000" w:rsidRPr="00000000" w14:paraId="000003D9">
      <w:pPr>
        <w:pageBreakBefore w:val="0"/>
        <w:rPr/>
      </w:pPr>
      <w:r w:rsidDel="00000000" w:rsidR="00000000" w:rsidRPr="00000000">
        <w:rPr>
          <w:rtl w:val="0"/>
        </w:rPr>
        <w:tab/>
        <w:t xml:space="preserve">char timkiem[30];</w:t>
      </w:r>
    </w:p>
    <w:p w:rsidR="00000000" w:rsidDel="00000000" w:rsidP="00000000" w:rsidRDefault="00000000" w:rsidRPr="00000000" w14:paraId="000003DA">
      <w:pPr>
        <w:pageBreakBefore w:val="0"/>
        <w:rPr/>
      </w:pPr>
      <w:r w:rsidDel="00000000" w:rsidR="00000000" w:rsidRPr="00000000">
        <w:rPr>
          <w:rtl w:val="0"/>
        </w:rPr>
        <w:tab/>
        <w:t xml:space="preserve">printf("Nhap ten nha hang can tim :\n");</w:t>
      </w:r>
    </w:p>
    <w:p w:rsidR="00000000" w:rsidDel="00000000" w:rsidP="00000000" w:rsidRDefault="00000000" w:rsidRPr="00000000" w14:paraId="000003DB">
      <w:pPr>
        <w:pageBreakBefore w:val="0"/>
        <w:rPr/>
      </w:pPr>
      <w:r w:rsidDel="00000000" w:rsidR="00000000" w:rsidRPr="00000000">
        <w:rPr>
          <w:rtl w:val="0"/>
        </w:rPr>
        <w:tab/>
        <w:t xml:space="preserve">fflush(stdin);</w:t>
      </w:r>
    </w:p>
    <w:p w:rsidR="00000000" w:rsidDel="00000000" w:rsidP="00000000" w:rsidRDefault="00000000" w:rsidRPr="00000000" w14:paraId="000003DC">
      <w:pPr>
        <w:pageBreakBefore w:val="0"/>
        <w:rPr/>
      </w:pPr>
      <w:r w:rsidDel="00000000" w:rsidR="00000000" w:rsidRPr="00000000">
        <w:rPr>
          <w:rtl w:val="0"/>
        </w:rPr>
        <w:tab/>
        <w:t xml:space="preserve">fgets(timkiem,30,stdin);</w:t>
      </w:r>
    </w:p>
    <w:p w:rsidR="00000000" w:rsidDel="00000000" w:rsidP="00000000" w:rsidRDefault="00000000" w:rsidRPr="00000000" w14:paraId="000003DD">
      <w:pPr>
        <w:pageBreakBefore w:val="0"/>
        <w:rPr/>
      </w:pPr>
      <w:r w:rsidDel="00000000" w:rsidR="00000000" w:rsidRPr="00000000">
        <w:rPr>
          <w:rtl w:val="0"/>
        </w:rPr>
        <w:tab/>
        <w:t xml:space="preserve">for(i=0;i&lt;n;i++)</w:t>
      </w:r>
    </w:p>
    <w:p w:rsidR="00000000" w:rsidDel="00000000" w:rsidP="00000000" w:rsidRDefault="00000000" w:rsidRPr="00000000" w14:paraId="000003DE">
      <w:pPr>
        <w:pageBreakBefore w:val="0"/>
        <w:rPr/>
      </w:pPr>
      <w:r w:rsidDel="00000000" w:rsidR="00000000" w:rsidRPr="00000000">
        <w:rPr>
          <w:rtl w:val="0"/>
        </w:rPr>
        <w:tab/>
        <w:t xml:space="preserve">{</w:t>
      </w:r>
    </w:p>
    <w:p w:rsidR="00000000" w:rsidDel="00000000" w:rsidP="00000000" w:rsidRDefault="00000000" w:rsidRPr="00000000" w14:paraId="000003DF">
      <w:pPr>
        <w:pageBreakBefore w:val="0"/>
        <w:rPr/>
      </w:pPr>
      <w:r w:rsidDel="00000000" w:rsidR="00000000" w:rsidRPr="00000000">
        <w:rPr>
          <w:rtl w:val="0"/>
        </w:rPr>
        <w:tab/>
        <w:tab/>
      </w:r>
    </w:p>
    <w:p w:rsidR="00000000" w:rsidDel="00000000" w:rsidP="00000000" w:rsidRDefault="00000000" w:rsidRPr="00000000" w14:paraId="000003E0">
      <w:pPr>
        <w:pageBreakBefore w:val="0"/>
        <w:rPr/>
      </w:pPr>
      <w:r w:rsidDel="00000000" w:rsidR="00000000" w:rsidRPr="00000000">
        <w:rPr>
          <w:rtl w:val="0"/>
        </w:rPr>
        <w:tab/>
        <w:tab/>
        <w:t xml:space="preserve">if(strcasecmp(K[i].Name,timkiem)==0)</w:t>
      </w:r>
    </w:p>
    <w:p w:rsidR="00000000" w:rsidDel="00000000" w:rsidP="00000000" w:rsidRDefault="00000000" w:rsidRPr="00000000" w14:paraId="000003E1">
      <w:pPr>
        <w:pageBreakBefore w:val="0"/>
        <w:rPr/>
      </w:pPr>
      <w:r w:rsidDel="00000000" w:rsidR="00000000" w:rsidRPr="00000000">
        <w:rPr>
          <w:rtl w:val="0"/>
        </w:rPr>
        <w:tab/>
        <w:tab/>
        <w:t xml:space="preserve">{</w:t>
      </w:r>
    </w:p>
    <w:p w:rsidR="00000000" w:rsidDel="00000000" w:rsidP="00000000" w:rsidRDefault="00000000" w:rsidRPr="00000000" w14:paraId="000003E2">
      <w:pPr>
        <w:pageBreakBefore w:val="0"/>
        <w:rPr/>
      </w:pPr>
      <w:r w:rsidDel="00000000" w:rsidR="00000000" w:rsidRPr="00000000">
        <w:rPr>
          <w:rtl w:val="0"/>
        </w:rPr>
        <w:tab/>
        <w:tab/>
        <w:t xml:space="preserve">printf("Nha hang %d\nName: %sDescription: \n%sRating: %.1f\nAddress: %s\n",i+1,K[i].Name,K[i].description,K[i].rating,K[i].add);</w:t>
      </w:r>
    </w:p>
    <w:p w:rsidR="00000000" w:rsidDel="00000000" w:rsidP="00000000" w:rsidRDefault="00000000" w:rsidRPr="00000000" w14:paraId="000003E3">
      <w:pPr>
        <w:pageBreakBefore w:val="0"/>
        <w:rPr/>
      </w:pPr>
      <w:r w:rsidDel="00000000" w:rsidR="00000000" w:rsidRPr="00000000">
        <w:rPr>
          <w:rtl w:val="0"/>
        </w:rPr>
        <w:tab/>
        <w:t xml:space="preserve">    k--;</w:t>
        <w:tab/>
      </w:r>
    </w:p>
    <w:p w:rsidR="00000000" w:rsidDel="00000000" w:rsidP="00000000" w:rsidRDefault="00000000" w:rsidRPr="00000000" w14:paraId="000003E4">
      <w:pPr>
        <w:pageBreakBefore w:val="0"/>
        <w:rPr/>
      </w:pPr>
      <w:r w:rsidDel="00000000" w:rsidR="00000000" w:rsidRPr="00000000">
        <w:rPr>
          <w:rtl w:val="0"/>
        </w:rPr>
        <w:tab/>
        <w:tab/>
        <w:t xml:space="preserve">}</w:t>
      </w:r>
    </w:p>
    <w:p w:rsidR="00000000" w:rsidDel="00000000" w:rsidP="00000000" w:rsidRDefault="00000000" w:rsidRPr="00000000" w14:paraId="000003E5">
      <w:pPr>
        <w:pageBreakBefore w:val="0"/>
        <w:rPr/>
      </w:pPr>
      <w:r w:rsidDel="00000000" w:rsidR="00000000" w:rsidRPr="00000000">
        <w:rPr>
          <w:rtl w:val="0"/>
        </w:rPr>
        <w:tab/>
        <w:tab/>
        <w:t xml:space="preserve">k++;</w:t>
        <w:tab/>
      </w:r>
    </w:p>
    <w:p w:rsidR="00000000" w:rsidDel="00000000" w:rsidP="00000000" w:rsidRDefault="00000000" w:rsidRPr="00000000" w14:paraId="000003E6">
      <w:pPr>
        <w:pageBreakBefore w:val="0"/>
        <w:rPr/>
      </w:pPr>
      <w:r w:rsidDel="00000000" w:rsidR="00000000" w:rsidRPr="00000000">
        <w:rPr>
          <w:rtl w:val="0"/>
        </w:rPr>
        <w:tab/>
        <w:t xml:space="preserve">}</w:t>
      </w:r>
    </w:p>
    <w:p w:rsidR="00000000" w:rsidDel="00000000" w:rsidP="00000000" w:rsidRDefault="00000000" w:rsidRPr="00000000" w14:paraId="000003E7">
      <w:pPr>
        <w:pageBreakBefore w:val="0"/>
        <w:rPr/>
      </w:pPr>
      <w:r w:rsidDel="00000000" w:rsidR="00000000" w:rsidRPr="00000000">
        <w:rPr>
          <w:rtl w:val="0"/>
        </w:rPr>
        <w:tab/>
      </w:r>
    </w:p>
    <w:p w:rsidR="00000000" w:rsidDel="00000000" w:rsidP="00000000" w:rsidRDefault="00000000" w:rsidRPr="00000000" w14:paraId="000003E8">
      <w:pPr>
        <w:pageBreakBefore w:val="0"/>
        <w:rPr/>
      </w:pPr>
      <w:r w:rsidDel="00000000" w:rsidR="00000000" w:rsidRPr="00000000">
        <w:rPr>
          <w:rtl w:val="0"/>
        </w:rPr>
        <w:tab/>
        <w:t xml:space="preserve">if(k==n)</w:t>
      </w:r>
    </w:p>
    <w:p w:rsidR="00000000" w:rsidDel="00000000" w:rsidP="00000000" w:rsidRDefault="00000000" w:rsidRPr="00000000" w14:paraId="000003E9">
      <w:pPr>
        <w:pageBreakBefore w:val="0"/>
        <w:rPr/>
      </w:pPr>
      <w:r w:rsidDel="00000000" w:rsidR="00000000" w:rsidRPr="00000000">
        <w:rPr>
          <w:rtl w:val="0"/>
        </w:rPr>
        <w:tab/>
        <w:t xml:space="preserve">{</w:t>
      </w:r>
    </w:p>
    <w:p w:rsidR="00000000" w:rsidDel="00000000" w:rsidP="00000000" w:rsidRDefault="00000000" w:rsidRPr="00000000" w14:paraId="000003EA">
      <w:pPr>
        <w:pageBreakBefore w:val="0"/>
        <w:rPr/>
      </w:pPr>
      <w:r w:rsidDel="00000000" w:rsidR="00000000" w:rsidRPr="00000000">
        <w:rPr>
          <w:rtl w:val="0"/>
        </w:rPr>
        <w:tab/>
        <w:tab/>
        <w:t xml:space="preserve">printf("Khong tim thay nha hang ban can \n");</w:t>
      </w:r>
    </w:p>
    <w:p w:rsidR="00000000" w:rsidDel="00000000" w:rsidP="00000000" w:rsidRDefault="00000000" w:rsidRPr="00000000" w14:paraId="000003EB">
      <w:pPr>
        <w:pageBreakBefore w:val="0"/>
        <w:rPr/>
      </w:pPr>
      <w:r w:rsidDel="00000000" w:rsidR="00000000" w:rsidRPr="00000000">
        <w:rPr>
          <w:rtl w:val="0"/>
        </w:rPr>
        <w:tab/>
        <w:t xml:space="preserve">}</w:t>
        <w:tab/>
      </w:r>
    </w:p>
    <w:p w:rsidR="00000000" w:rsidDel="00000000" w:rsidP="00000000" w:rsidRDefault="00000000" w:rsidRPr="00000000" w14:paraId="000003EC">
      <w:pPr>
        <w:pageBreakBefore w:val="0"/>
        <w:rPr/>
      </w:pPr>
      <w:r w:rsidDel="00000000" w:rsidR="00000000" w:rsidRPr="00000000">
        <w:rPr>
          <w:rtl w:val="0"/>
        </w:rPr>
        <w:tab/>
      </w:r>
    </w:p>
    <w:p w:rsidR="00000000" w:rsidDel="00000000" w:rsidP="00000000" w:rsidRDefault="00000000" w:rsidRPr="00000000" w14:paraId="000003ED">
      <w:pPr>
        <w:pageBreakBefore w:val="0"/>
        <w:rPr/>
      </w:pPr>
      <w:r w:rsidDel="00000000" w:rsidR="00000000" w:rsidRPr="00000000">
        <w:rPr>
          <w:rtl w:val="0"/>
        </w:rPr>
        <w:t xml:space="preserve">}</w:t>
      </w:r>
    </w:p>
    <w:p w:rsidR="00000000" w:rsidDel="00000000" w:rsidP="00000000" w:rsidRDefault="00000000" w:rsidRPr="00000000" w14:paraId="000003EE">
      <w:pPr>
        <w:pageBreakBefore w:val="0"/>
        <w:rPr/>
      </w:pPr>
      <w:r w:rsidDel="00000000" w:rsidR="00000000" w:rsidRPr="00000000">
        <w:rPr>
          <w:rtl w:val="0"/>
        </w:rPr>
      </w:r>
    </w:p>
    <w:p w:rsidR="00000000" w:rsidDel="00000000" w:rsidP="00000000" w:rsidRDefault="00000000" w:rsidRPr="00000000" w14:paraId="000003EF">
      <w:pPr>
        <w:pageBreakBefore w:val="0"/>
        <w:rPr/>
      </w:pPr>
      <w:r w:rsidDel="00000000" w:rsidR="00000000" w:rsidRPr="00000000">
        <w:rPr>
          <w:rtl w:val="0"/>
        </w:rPr>
        <w:t xml:space="preserve">void timkiemtheomota2(eat*K,int n)</w:t>
      </w:r>
    </w:p>
    <w:p w:rsidR="00000000" w:rsidDel="00000000" w:rsidP="00000000" w:rsidRDefault="00000000" w:rsidRPr="00000000" w14:paraId="000003F0">
      <w:pPr>
        <w:pageBreakBefore w:val="0"/>
        <w:rPr/>
      </w:pPr>
      <w:r w:rsidDel="00000000" w:rsidR="00000000" w:rsidRPr="00000000">
        <w:rPr>
          <w:rtl w:val="0"/>
        </w:rPr>
        <w:t xml:space="preserve">{</w:t>
      </w:r>
    </w:p>
    <w:p w:rsidR="00000000" w:rsidDel="00000000" w:rsidP="00000000" w:rsidRDefault="00000000" w:rsidRPr="00000000" w14:paraId="000003F1">
      <w:pPr>
        <w:pageBreakBefore w:val="0"/>
        <w:rPr/>
      </w:pPr>
      <w:r w:rsidDel="00000000" w:rsidR="00000000" w:rsidRPr="00000000">
        <w:rPr>
          <w:rtl w:val="0"/>
        </w:rPr>
        <w:t xml:space="preserve">   int i,j,dem;</w:t>
      </w:r>
    </w:p>
    <w:p w:rsidR="00000000" w:rsidDel="00000000" w:rsidP="00000000" w:rsidRDefault="00000000" w:rsidRPr="00000000" w14:paraId="000003F2">
      <w:pPr>
        <w:pageBreakBefore w:val="0"/>
        <w:rPr/>
      </w:pPr>
      <w:r w:rsidDel="00000000" w:rsidR="00000000" w:rsidRPr="00000000">
        <w:rPr>
          <w:rtl w:val="0"/>
        </w:rPr>
        <w:t xml:space="preserve">   char search[des],search1[des];</w:t>
      </w:r>
    </w:p>
    <w:p w:rsidR="00000000" w:rsidDel="00000000" w:rsidP="00000000" w:rsidRDefault="00000000" w:rsidRPr="00000000" w14:paraId="000003F3">
      <w:pPr>
        <w:pageBreakBefore w:val="0"/>
        <w:rPr/>
      </w:pPr>
      <w:r w:rsidDel="00000000" w:rsidR="00000000" w:rsidRPr="00000000">
        <w:rPr>
          <w:rtl w:val="0"/>
        </w:rPr>
        <w:tab/>
        <w:t xml:space="preserve">printf("Nhap mo ta can tim :\n");</w:t>
      </w:r>
    </w:p>
    <w:p w:rsidR="00000000" w:rsidDel="00000000" w:rsidP="00000000" w:rsidRDefault="00000000" w:rsidRPr="00000000" w14:paraId="000003F4">
      <w:pPr>
        <w:pageBreakBefore w:val="0"/>
        <w:rPr/>
      </w:pPr>
      <w:r w:rsidDel="00000000" w:rsidR="00000000" w:rsidRPr="00000000">
        <w:rPr>
          <w:rtl w:val="0"/>
        </w:rPr>
        <w:tab/>
        <w:t xml:space="preserve">fflush(stdin);</w:t>
      </w:r>
    </w:p>
    <w:p w:rsidR="00000000" w:rsidDel="00000000" w:rsidP="00000000" w:rsidRDefault="00000000" w:rsidRPr="00000000" w14:paraId="000003F5">
      <w:pPr>
        <w:pageBreakBefore w:val="0"/>
        <w:rPr/>
      </w:pPr>
      <w:r w:rsidDel="00000000" w:rsidR="00000000" w:rsidRPr="00000000">
        <w:rPr>
          <w:rtl w:val="0"/>
        </w:rPr>
        <w:tab/>
        <w:t xml:space="preserve">gets(search);</w:t>
      </w:r>
    </w:p>
    <w:p w:rsidR="00000000" w:rsidDel="00000000" w:rsidP="00000000" w:rsidRDefault="00000000" w:rsidRPr="00000000" w14:paraId="000003F6">
      <w:pPr>
        <w:pageBreakBefore w:val="0"/>
        <w:rPr/>
      </w:pPr>
      <w:r w:rsidDel="00000000" w:rsidR="00000000" w:rsidRPr="00000000">
        <w:rPr>
          <w:rtl w:val="0"/>
        </w:rPr>
        <w:tab/>
        <w:t xml:space="preserve">for(i=0;i&lt;n;i++)</w:t>
      </w:r>
    </w:p>
    <w:p w:rsidR="00000000" w:rsidDel="00000000" w:rsidP="00000000" w:rsidRDefault="00000000" w:rsidRPr="00000000" w14:paraId="000003F7">
      <w:pPr>
        <w:pageBreakBefore w:val="0"/>
        <w:rPr/>
      </w:pPr>
      <w:r w:rsidDel="00000000" w:rsidR="00000000" w:rsidRPr="00000000">
        <w:rPr>
          <w:rtl w:val="0"/>
        </w:rPr>
        <w:tab/>
        <w:t xml:space="preserve">{</w:t>
      </w:r>
    </w:p>
    <w:p w:rsidR="00000000" w:rsidDel="00000000" w:rsidP="00000000" w:rsidRDefault="00000000" w:rsidRPr="00000000" w14:paraId="000003F8">
      <w:pPr>
        <w:pageBreakBefore w:val="0"/>
        <w:rPr/>
      </w:pPr>
      <w:r w:rsidDel="00000000" w:rsidR="00000000" w:rsidRPr="00000000">
        <w:rPr>
          <w:rtl w:val="0"/>
        </w:rPr>
        <w:tab/>
        <w:t xml:space="preserve">strcpy(search1,K[i].description);</w:t>
      </w:r>
    </w:p>
    <w:p w:rsidR="00000000" w:rsidDel="00000000" w:rsidP="00000000" w:rsidRDefault="00000000" w:rsidRPr="00000000" w14:paraId="000003F9">
      <w:pPr>
        <w:pageBreakBefore w:val="0"/>
        <w:rPr/>
      </w:pPr>
      <w:r w:rsidDel="00000000" w:rsidR="00000000" w:rsidRPr="00000000">
        <w:rPr>
          <w:rtl w:val="0"/>
        </w:rPr>
        <w:tab/>
        <w:t xml:space="preserve">strlwr(search1);</w:t>
      </w:r>
    </w:p>
    <w:p w:rsidR="00000000" w:rsidDel="00000000" w:rsidP="00000000" w:rsidRDefault="00000000" w:rsidRPr="00000000" w14:paraId="000003FA">
      <w:pPr>
        <w:pageBreakBefore w:val="0"/>
        <w:rPr/>
      </w:pPr>
      <w:r w:rsidDel="00000000" w:rsidR="00000000" w:rsidRPr="00000000">
        <w:rPr>
          <w:rtl w:val="0"/>
        </w:rPr>
        <w:tab/>
        <w:t xml:space="preserve">strlwr(search);</w:t>
      </w:r>
    </w:p>
    <w:p w:rsidR="00000000" w:rsidDel="00000000" w:rsidP="00000000" w:rsidRDefault="00000000" w:rsidRPr="00000000" w14:paraId="000003FB">
      <w:pPr>
        <w:pageBreakBefore w:val="0"/>
        <w:rPr/>
      </w:pPr>
      <w:r w:rsidDel="00000000" w:rsidR="00000000" w:rsidRPr="00000000">
        <w:rPr>
          <w:rtl w:val="0"/>
        </w:rPr>
        <w:tab/>
        <w:t xml:space="preserve">if(strstr(search1,search)!=NULL)</w:t>
      </w:r>
    </w:p>
    <w:p w:rsidR="00000000" w:rsidDel="00000000" w:rsidP="00000000" w:rsidRDefault="00000000" w:rsidRPr="00000000" w14:paraId="000003FC">
      <w:pPr>
        <w:pageBreakBefore w:val="0"/>
        <w:rPr/>
      </w:pPr>
      <w:r w:rsidDel="00000000" w:rsidR="00000000" w:rsidRPr="00000000">
        <w:rPr>
          <w:rtl w:val="0"/>
        </w:rPr>
        <w:tab/>
        <w:t xml:space="preserve">{</w:t>
      </w:r>
    </w:p>
    <w:p w:rsidR="00000000" w:rsidDel="00000000" w:rsidP="00000000" w:rsidRDefault="00000000" w:rsidRPr="00000000" w14:paraId="000003FD">
      <w:pPr>
        <w:pageBreakBefore w:val="0"/>
        <w:rPr/>
      </w:pPr>
      <w:r w:rsidDel="00000000" w:rsidR="00000000" w:rsidRPr="00000000">
        <w:rPr>
          <w:rtl w:val="0"/>
        </w:rPr>
        <w:tab/>
        <w:tab/>
        <w:t xml:space="preserve">printf("Nha hang %d\nName: %sDescription: %sRating: %.1f\nAddress: %s\n",i+1,K[i].Name,K[i].description,K[i].rating,K[i].add);</w:t>
        <w:tab/>
      </w:r>
    </w:p>
    <w:p w:rsidR="00000000" w:rsidDel="00000000" w:rsidP="00000000" w:rsidRDefault="00000000" w:rsidRPr="00000000" w14:paraId="000003FE">
      <w:pPr>
        <w:pageBreakBefore w:val="0"/>
        <w:rPr/>
      </w:pPr>
      <w:r w:rsidDel="00000000" w:rsidR="00000000" w:rsidRPr="00000000">
        <w:rPr>
          <w:rtl w:val="0"/>
        </w:rPr>
        <w:tab/>
        <w:t xml:space="preserve">}</w:t>
      </w:r>
    </w:p>
    <w:p w:rsidR="00000000" w:rsidDel="00000000" w:rsidP="00000000" w:rsidRDefault="00000000" w:rsidRPr="00000000" w14:paraId="000003FF">
      <w:pPr>
        <w:pageBreakBefore w:val="0"/>
        <w:rPr/>
      </w:pPr>
      <w:r w:rsidDel="00000000" w:rsidR="00000000" w:rsidRPr="00000000">
        <w:rPr>
          <w:rtl w:val="0"/>
        </w:rPr>
      </w:r>
    </w:p>
    <w:p w:rsidR="00000000" w:rsidDel="00000000" w:rsidP="00000000" w:rsidRDefault="00000000" w:rsidRPr="00000000" w14:paraId="00000400">
      <w:pPr>
        <w:pageBreakBefore w:val="0"/>
        <w:rPr/>
      </w:pPr>
      <w:r w:rsidDel="00000000" w:rsidR="00000000" w:rsidRPr="00000000">
        <w:rPr>
          <w:rtl w:val="0"/>
        </w:rPr>
        <w:t xml:space="preserve">    }</w:t>
      </w:r>
    </w:p>
    <w:p w:rsidR="00000000" w:rsidDel="00000000" w:rsidP="00000000" w:rsidRDefault="00000000" w:rsidRPr="00000000" w14:paraId="00000401">
      <w:pPr>
        <w:pageBreakBefore w:val="0"/>
        <w:rPr/>
      </w:pPr>
      <w:r w:rsidDel="00000000" w:rsidR="00000000" w:rsidRPr="00000000">
        <w:rPr>
          <w:rtl w:val="0"/>
        </w:rPr>
        <w:t xml:space="preserve">}</w:t>
      </w:r>
    </w:p>
    <w:p w:rsidR="00000000" w:rsidDel="00000000" w:rsidP="00000000" w:rsidRDefault="00000000" w:rsidRPr="00000000" w14:paraId="00000402">
      <w:pPr>
        <w:pageBreakBefore w:val="0"/>
        <w:rPr/>
      </w:pPr>
      <w:r w:rsidDel="00000000" w:rsidR="00000000" w:rsidRPr="00000000">
        <w:rPr>
          <w:rtl w:val="0"/>
        </w:rPr>
      </w:r>
    </w:p>
    <w:p w:rsidR="00000000" w:rsidDel="00000000" w:rsidP="00000000" w:rsidRDefault="00000000" w:rsidRPr="00000000" w14:paraId="00000403">
      <w:pPr>
        <w:pageBreakBefore w:val="0"/>
        <w:rPr/>
      </w:pPr>
      <w:r w:rsidDel="00000000" w:rsidR="00000000" w:rsidRPr="00000000">
        <w:rPr>
          <w:rtl w:val="0"/>
        </w:rPr>
        <w:t xml:space="preserve">void ranking(eat*K,int n)</w:t>
      </w:r>
    </w:p>
    <w:p w:rsidR="00000000" w:rsidDel="00000000" w:rsidP="00000000" w:rsidRDefault="00000000" w:rsidRPr="00000000" w14:paraId="00000404">
      <w:pPr>
        <w:pageBreakBefore w:val="0"/>
        <w:rPr/>
      </w:pPr>
      <w:r w:rsidDel="00000000" w:rsidR="00000000" w:rsidRPr="00000000">
        <w:rPr>
          <w:rtl w:val="0"/>
        </w:rPr>
        <w:t xml:space="preserve">{</w:t>
      </w:r>
    </w:p>
    <w:p w:rsidR="00000000" w:rsidDel="00000000" w:rsidP="00000000" w:rsidRDefault="00000000" w:rsidRPr="00000000" w14:paraId="00000405">
      <w:pPr>
        <w:pageBreakBefore w:val="0"/>
        <w:rPr/>
      </w:pPr>
      <w:r w:rsidDel="00000000" w:rsidR="00000000" w:rsidRPr="00000000">
        <w:rPr>
          <w:rtl w:val="0"/>
        </w:rPr>
        <w:tab/>
        <w:t xml:space="preserve">eat K3[50],a;</w:t>
      </w:r>
    </w:p>
    <w:p w:rsidR="00000000" w:rsidDel="00000000" w:rsidP="00000000" w:rsidRDefault="00000000" w:rsidRPr="00000000" w14:paraId="00000406">
      <w:pPr>
        <w:pageBreakBefore w:val="0"/>
        <w:rPr/>
      </w:pPr>
      <w:r w:rsidDel="00000000" w:rsidR="00000000" w:rsidRPr="00000000">
        <w:rPr>
          <w:rtl w:val="0"/>
        </w:rPr>
        <w:tab/>
        <w:t xml:space="preserve">int i,j;</w:t>
      </w:r>
    </w:p>
    <w:p w:rsidR="00000000" w:rsidDel="00000000" w:rsidP="00000000" w:rsidRDefault="00000000" w:rsidRPr="00000000" w14:paraId="00000407">
      <w:pPr>
        <w:pageBreakBefore w:val="0"/>
        <w:rPr/>
      </w:pPr>
      <w:r w:rsidDel="00000000" w:rsidR="00000000" w:rsidRPr="00000000">
        <w:rPr>
          <w:rtl w:val="0"/>
        </w:rPr>
        <w:tab/>
        <w:t xml:space="preserve">for(i=0;i&lt;n;i++)</w:t>
      </w:r>
    </w:p>
    <w:p w:rsidR="00000000" w:rsidDel="00000000" w:rsidP="00000000" w:rsidRDefault="00000000" w:rsidRPr="00000000" w14:paraId="00000408">
      <w:pPr>
        <w:pageBreakBefore w:val="0"/>
        <w:rPr/>
      </w:pPr>
      <w:r w:rsidDel="00000000" w:rsidR="00000000" w:rsidRPr="00000000">
        <w:rPr>
          <w:rtl w:val="0"/>
        </w:rPr>
        <w:tab/>
        <w:t xml:space="preserve">{</w:t>
      </w:r>
    </w:p>
    <w:p w:rsidR="00000000" w:rsidDel="00000000" w:rsidP="00000000" w:rsidRDefault="00000000" w:rsidRPr="00000000" w14:paraId="00000409">
      <w:pPr>
        <w:pageBreakBefore w:val="0"/>
        <w:rPr/>
      </w:pPr>
      <w:r w:rsidDel="00000000" w:rsidR="00000000" w:rsidRPr="00000000">
        <w:rPr>
          <w:rtl w:val="0"/>
        </w:rPr>
        <w:tab/>
        <w:tab/>
        <w:t xml:space="preserve">K3[i]=K[i];</w:t>
      </w:r>
    </w:p>
    <w:p w:rsidR="00000000" w:rsidDel="00000000" w:rsidP="00000000" w:rsidRDefault="00000000" w:rsidRPr="00000000" w14:paraId="0000040A">
      <w:pPr>
        <w:pageBreakBefore w:val="0"/>
        <w:rPr/>
      </w:pPr>
      <w:r w:rsidDel="00000000" w:rsidR="00000000" w:rsidRPr="00000000">
        <w:rPr>
          <w:rtl w:val="0"/>
        </w:rPr>
        <w:tab/>
        <w:t xml:space="preserve">}</w:t>
      </w:r>
    </w:p>
    <w:p w:rsidR="00000000" w:rsidDel="00000000" w:rsidP="00000000" w:rsidRDefault="00000000" w:rsidRPr="00000000" w14:paraId="0000040B">
      <w:pPr>
        <w:pageBreakBefore w:val="0"/>
        <w:rPr/>
      </w:pPr>
      <w:r w:rsidDel="00000000" w:rsidR="00000000" w:rsidRPr="00000000">
        <w:rPr>
          <w:rtl w:val="0"/>
        </w:rPr>
        <w:tab/>
        <w:t xml:space="preserve">for(j=n-1;j&gt;=0;j--)</w:t>
      </w:r>
    </w:p>
    <w:p w:rsidR="00000000" w:rsidDel="00000000" w:rsidP="00000000" w:rsidRDefault="00000000" w:rsidRPr="00000000" w14:paraId="0000040C">
      <w:pPr>
        <w:pageBreakBefore w:val="0"/>
        <w:rPr/>
      </w:pPr>
      <w:r w:rsidDel="00000000" w:rsidR="00000000" w:rsidRPr="00000000">
        <w:rPr>
          <w:rtl w:val="0"/>
        </w:rPr>
        <w:tab/>
        <w:t xml:space="preserve">{</w:t>
      </w:r>
    </w:p>
    <w:p w:rsidR="00000000" w:rsidDel="00000000" w:rsidP="00000000" w:rsidRDefault="00000000" w:rsidRPr="00000000" w14:paraId="0000040D">
      <w:pPr>
        <w:pageBreakBefore w:val="0"/>
        <w:rPr/>
      </w:pPr>
      <w:r w:rsidDel="00000000" w:rsidR="00000000" w:rsidRPr="00000000">
        <w:rPr>
          <w:rtl w:val="0"/>
        </w:rPr>
        <w:tab/>
        <w:tab/>
        <w:t xml:space="preserve">for(i=0;i&lt;j;i++)</w:t>
      </w:r>
    </w:p>
    <w:p w:rsidR="00000000" w:rsidDel="00000000" w:rsidP="00000000" w:rsidRDefault="00000000" w:rsidRPr="00000000" w14:paraId="0000040E">
      <w:pPr>
        <w:pageBreakBefore w:val="0"/>
        <w:rPr/>
      </w:pPr>
      <w:r w:rsidDel="00000000" w:rsidR="00000000" w:rsidRPr="00000000">
        <w:rPr>
          <w:rtl w:val="0"/>
        </w:rPr>
        <w:tab/>
        <w:tab/>
        <w:t xml:space="preserve">{</w:t>
      </w:r>
    </w:p>
    <w:p w:rsidR="00000000" w:rsidDel="00000000" w:rsidP="00000000" w:rsidRDefault="00000000" w:rsidRPr="00000000" w14:paraId="0000040F">
      <w:pPr>
        <w:pageBreakBefore w:val="0"/>
        <w:rPr/>
      </w:pPr>
      <w:r w:rsidDel="00000000" w:rsidR="00000000" w:rsidRPr="00000000">
        <w:rPr>
          <w:rtl w:val="0"/>
        </w:rPr>
        <w:tab/>
        <w:tab/>
        <w:tab/>
        <w:t xml:space="preserve">if(K3[i].rating&lt;K3[i+1].rating)</w:t>
      </w:r>
    </w:p>
    <w:p w:rsidR="00000000" w:rsidDel="00000000" w:rsidP="00000000" w:rsidRDefault="00000000" w:rsidRPr="00000000" w14:paraId="00000410">
      <w:pPr>
        <w:pageBreakBefore w:val="0"/>
        <w:rPr/>
      </w:pPr>
      <w:r w:rsidDel="00000000" w:rsidR="00000000" w:rsidRPr="00000000">
        <w:rPr>
          <w:rtl w:val="0"/>
        </w:rPr>
        <w:tab/>
        <w:tab/>
        <w:tab/>
        <w:t xml:space="preserve">{</w:t>
      </w:r>
    </w:p>
    <w:p w:rsidR="00000000" w:rsidDel="00000000" w:rsidP="00000000" w:rsidRDefault="00000000" w:rsidRPr="00000000" w14:paraId="00000411">
      <w:pPr>
        <w:pageBreakBefore w:val="0"/>
        <w:rPr/>
      </w:pPr>
      <w:r w:rsidDel="00000000" w:rsidR="00000000" w:rsidRPr="00000000">
        <w:rPr>
          <w:rtl w:val="0"/>
        </w:rPr>
        <w:tab/>
        <w:tab/>
        <w:tab/>
        <w:tab/>
        <w:t xml:space="preserve">a=K3[i];</w:t>
      </w:r>
    </w:p>
    <w:p w:rsidR="00000000" w:rsidDel="00000000" w:rsidP="00000000" w:rsidRDefault="00000000" w:rsidRPr="00000000" w14:paraId="00000412">
      <w:pPr>
        <w:pageBreakBefore w:val="0"/>
        <w:rPr/>
      </w:pPr>
      <w:r w:rsidDel="00000000" w:rsidR="00000000" w:rsidRPr="00000000">
        <w:rPr>
          <w:rtl w:val="0"/>
        </w:rPr>
        <w:tab/>
        <w:tab/>
        <w:tab/>
        <w:tab/>
        <w:t xml:space="preserve">K3[i]=K3[i+1];</w:t>
      </w:r>
    </w:p>
    <w:p w:rsidR="00000000" w:rsidDel="00000000" w:rsidP="00000000" w:rsidRDefault="00000000" w:rsidRPr="00000000" w14:paraId="00000413">
      <w:pPr>
        <w:pageBreakBefore w:val="0"/>
        <w:rPr/>
      </w:pPr>
      <w:r w:rsidDel="00000000" w:rsidR="00000000" w:rsidRPr="00000000">
        <w:rPr>
          <w:rtl w:val="0"/>
        </w:rPr>
        <w:tab/>
        <w:tab/>
        <w:tab/>
        <w:tab/>
        <w:t xml:space="preserve">K3[i+1]=a;</w:t>
      </w:r>
    </w:p>
    <w:p w:rsidR="00000000" w:rsidDel="00000000" w:rsidP="00000000" w:rsidRDefault="00000000" w:rsidRPr="00000000" w14:paraId="00000414">
      <w:pPr>
        <w:pageBreakBefore w:val="0"/>
        <w:rPr/>
      </w:pPr>
      <w:r w:rsidDel="00000000" w:rsidR="00000000" w:rsidRPr="00000000">
        <w:rPr>
          <w:rtl w:val="0"/>
        </w:rPr>
        <w:tab/>
        <w:tab/>
        <w:tab/>
        <w:t xml:space="preserve">}</w:t>
      </w:r>
    </w:p>
    <w:p w:rsidR="00000000" w:rsidDel="00000000" w:rsidP="00000000" w:rsidRDefault="00000000" w:rsidRPr="00000000" w14:paraId="00000415">
      <w:pPr>
        <w:pageBreakBefore w:val="0"/>
        <w:rPr/>
      </w:pPr>
      <w:r w:rsidDel="00000000" w:rsidR="00000000" w:rsidRPr="00000000">
        <w:rPr>
          <w:rtl w:val="0"/>
        </w:rPr>
        <w:tab/>
        <w:tab/>
        <w:t xml:space="preserve">}</w:t>
      </w:r>
    </w:p>
    <w:p w:rsidR="00000000" w:rsidDel="00000000" w:rsidP="00000000" w:rsidRDefault="00000000" w:rsidRPr="00000000" w14:paraId="00000416">
      <w:pPr>
        <w:pageBreakBefore w:val="0"/>
        <w:rPr/>
      </w:pPr>
      <w:r w:rsidDel="00000000" w:rsidR="00000000" w:rsidRPr="00000000">
        <w:rPr>
          <w:rtl w:val="0"/>
        </w:rPr>
        <w:tab/>
        <w:t xml:space="preserve">}</w:t>
      </w:r>
    </w:p>
    <w:p w:rsidR="00000000" w:rsidDel="00000000" w:rsidP="00000000" w:rsidRDefault="00000000" w:rsidRPr="00000000" w14:paraId="00000417">
      <w:pPr>
        <w:pageBreakBefore w:val="0"/>
        <w:rPr/>
      </w:pPr>
      <w:r w:rsidDel="00000000" w:rsidR="00000000" w:rsidRPr="00000000">
        <w:rPr>
          <w:rtl w:val="0"/>
        </w:rPr>
        <w:tab/>
        <w:t xml:space="preserve">for(i=0;i&lt;n;i++)</w:t>
      </w:r>
    </w:p>
    <w:p w:rsidR="00000000" w:rsidDel="00000000" w:rsidP="00000000" w:rsidRDefault="00000000" w:rsidRPr="00000000" w14:paraId="00000418">
      <w:pPr>
        <w:pageBreakBefore w:val="0"/>
        <w:rPr/>
      </w:pPr>
      <w:r w:rsidDel="00000000" w:rsidR="00000000" w:rsidRPr="00000000">
        <w:rPr>
          <w:rtl w:val="0"/>
        </w:rPr>
        <w:tab/>
        <w:t xml:space="preserve">{</w:t>
      </w:r>
    </w:p>
    <w:p w:rsidR="00000000" w:rsidDel="00000000" w:rsidP="00000000" w:rsidRDefault="00000000" w:rsidRPr="00000000" w14:paraId="00000419">
      <w:pPr>
        <w:pageBreakBefore w:val="0"/>
        <w:rPr/>
      </w:pPr>
      <w:r w:rsidDel="00000000" w:rsidR="00000000" w:rsidRPr="00000000">
        <w:rPr>
          <w:rtl w:val="0"/>
        </w:rPr>
        <w:tab/>
        <w:tab/>
        <w:t xml:space="preserve">printf("Nha hang %d\nName: %sDescription: %sRating: %.1f\nAddress: %s\n",i+1,K3[i].Name,K3[i].description,K3[i].rating,K3[i].add);</w:t>
      </w:r>
    </w:p>
    <w:p w:rsidR="00000000" w:rsidDel="00000000" w:rsidP="00000000" w:rsidRDefault="00000000" w:rsidRPr="00000000" w14:paraId="0000041A">
      <w:pPr>
        <w:pageBreakBefore w:val="0"/>
        <w:rPr/>
      </w:pPr>
      <w:r w:rsidDel="00000000" w:rsidR="00000000" w:rsidRPr="00000000">
        <w:rPr>
          <w:rtl w:val="0"/>
        </w:rPr>
        <w:tab/>
        <w:tab/>
        <w:t xml:space="preserve">printf("\n\n");</w:t>
      </w:r>
    </w:p>
    <w:p w:rsidR="00000000" w:rsidDel="00000000" w:rsidP="00000000" w:rsidRDefault="00000000" w:rsidRPr="00000000" w14:paraId="0000041B">
      <w:pPr>
        <w:pageBreakBefore w:val="0"/>
        <w:rPr/>
      </w:pPr>
      <w:r w:rsidDel="00000000" w:rsidR="00000000" w:rsidRPr="00000000">
        <w:rPr>
          <w:rtl w:val="0"/>
        </w:rPr>
        <w:tab/>
        <w:t xml:space="preserve">}</w:t>
      </w:r>
    </w:p>
    <w:p w:rsidR="00000000" w:rsidDel="00000000" w:rsidP="00000000" w:rsidRDefault="00000000" w:rsidRPr="00000000" w14:paraId="0000041C">
      <w:pPr>
        <w:pageBreakBefore w:val="0"/>
        <w:rPr/>
      </w:pPr>
      <w:r w:rsidDel="00000000" w:rsidR="00000000" w:rsidRPr="00000000">
        <w:rPr>
          <w:rtl w:val="0"/>
        </w:rPr>
        <w:tab/>
      </w:r>
    </w:p>
    <w:p w:rsidR="00000000" w:rsidDel="00000000" w:rsidP="00000000" w:rsidRDefault="00000000" w:rsidRPr="00000000" w14:paraId="0000041D">
      <w:pPr>
        <w:pageBreakBefore w:val="0"/>
        <w:rPr/>
      </w:pPr>
      <w:r w:rsidDel="00000000" w:rsidR="00000000" w:rsidRPr="00000000">
        <w:rPr>
          <w:rtl w:val="0"/>
        </w:rPr>
        <w:t xml:space="preserve">}</w:t>
      </w:r>
    </w:p>
    <w:p w:rsidR="00000000" w:rsidDel="00000000" w:rsidP="00000000" w:rsidRDefault="00000000" w:rsidRPr="00000000" w14:paraId="0000041E">
      <w:pPr>
        <w:pageBreakBefore w:val="0"/>
        <w:rPr/>
      </w:pPr>
      <w:r w:rsidDel="00000000" w:rsidR="00000000" w:rsidRPr="00000000">
        <w:rPr>
          <w:rtl w:val="0"/>
        </w:rPr>
        <w:t xml:space="preserve">int main()</w:t>
      </w:r>
    </w:p>
    <w:p w:rsidR="00000000" w:rsidDel="00000000" w:rsidP="00000000" w:rsidRDefault="00000000" w:rsidRPr="00000000" w14:paraId="0000041F">
      <w:pPr>
        <w:pageBreakBefore w:val="0"/>
        <w:rPr/>
      </w:pPr>
      <w:r w:rsidDel="00000000" w:rsidR="00000000" w:rsidRPr="00000000">
        <w:rPr>
          <w:rtl w:val="0"/>
        </w:rPr>
        <w:t xml:space="preserve">{</w:t>
      </w:r>
    </w:p>
    <w:p w:rsidR="00000000" w:rsidDel="00000000" w:rsidP="00000000" w:rsidRDefault="00000000" w:rsidRPr="00000000" w14:paraId="00000420">
      <w:pPr>
        <w:pageBreakBefore w:val="0"/>
        <w:rPr/>
      </w:pPr>
      <w:r w:rsidDel="00000000" w:rsidR="00000000" w:rsidRPr="00000000">
        <w:rPr>
          <w:rtl w:val="0"/>
        </w:rPr>
        <w:tab/>
        <w:t xml:space="preserve">int m,n=0,j=0;</w:t>
      </w:r>
    </w:p>
    <w:p w:rsidR="00000000" w:rsidDel="00000000" w:rsidP="00000000" w:rsidRDefault="00000000" w:rsidRPr="00000000" w14:paraId="00000421">
      <w:pPr>
        <w:pageBreakBefore w:val="0"/>
        <w:rPr/>
      </w:pPr>
      <w:r w:rsidDel="00000000" w:rsidR="00000000" w:rsidRPr="00000000">
        <w:rPr>
          <w:rtl w:val="0"/>
        </w:rPr>
        <w:tab/>
        <w:t xml:space="preserve">eat K[50];</w:t>
      </w:r>
    </w:p>
    <w:p w:rsidR="00000000" w:rsidDel="00000000" w:rsidP="00000000" w:rsidRDefault="00000000" w:rsidRPr="00000000" w14:paraId="00000422">
      <w:pPr>
        <w:pageBreakBefore w:val="0"/>
        <w:rPr/>
      </w:pPr>
      <w:r w:rsidDel="00000000" w:rsidR="00000000" w:rsidRPr="00000000">
        <w:rPr>
          <w:rtl w:val="0"/>
        </w:rPr>
        <w:tab/>
        <w:t xml:space="preserve">while(m!=6)</w:t>
      </w:r>
    </w:p>
    <w:p w:rsidR="00000000" w:rsidDel="00000000" w:rsidP="00000000" w:rsidRDefault="00000000" w:rsidRPr="00000000" w14:paraId="00000423">
      <w:pPr>
        <w:pageBreakBefore w:val="0"/>
        <w:rPr/>
      </w:pPr>
      <w:r w:rsidDel="00000000" w:rsidR="00000000" w:rsidRPr="00000000">
        <w:rPr>
          <w:rtl w:val="0"/>
        </w:rPr>
        <w:tab/>
        <w:t xml:space="preserve">{</w:t>
      </w:r>
    </w:p>
    <w:p w:rsidR="00000000" w:rsidDel="00000000" w:rsidP="00000000" w:rsidRDefault="00000000" w:rsidRPr="00000000" w14:paraId="00000424">
      <w:pPr>
        <w:pageBreakBefore w:val="0"/>
        <w:rPr/>
      </w:pPr>
      <w:r w:rsidDel="00000000" w:rsidR="00000000" w:rsidRPr="00000000">
        <w:rPr>
          <w:rtl w:val="0"/>
        </w:rPr>
        <w:tab/>
        <w:tab/>
        <w:t xml:space="preserve">printf("Menu\n1.Nhap thong tin nha hang.\n2.In ra thong tin nha hang.\n3.Tim kiem nha hang theo ten.\n4.Tim kiem nha hang theo mo ta.\n5.Sap xep thu hang nha hang.\n6.Thoat\n");</w:t>
      </w:r>
    </w:p>
    <w:p w:rsidR="00000000" w:rsidDel="00000000" w:rsidP="00000000" w:rsidRDefault="00000000" w:rsidRPr="00000000" w14:paraId="00000425">
      <w:pPr>
        <w:pageBreakBefore w:val="0"/>
        <w:rPr/>
      </w:pPr>
      <w:r w:rsidDel="00000000" w:rsidR="00000000" w:rsidRPr="00000000">
        <w:rPr>
          <w:rtl w:val="0"/>
        </w:rPr>
        <w:tab/>
        <w:tab/>
        <w:t xml:space="preserve">scanf("%d",&amp;m);</w:t>
      </w:r>
    </w:p>
    <w:p w:rsidR="00000000" w:rsidDel="00000000" w:rsidP="00000000" w:rsidRDefault="00000000" w:rsidRPr="00000000" w14:paraId="00000426">
      <w:pPr>
        <w:pageBreakBefore w:val="0"/>
        <w:rPr/>
      </w:pPr>
      <w:r w:rsidDel="00000000" w:rsidR="00000000" w:rsidRPr="00000000">
        <w:rPr>
          <w:rtl w:val="0"/>
        </w:rPr>
        <w:tab/>
        <w:tab/>
        <w:t xml:space="preserve">switch(m)</w:t>
      </w:r>
    </w:p>
    <w:p w:rsidR="00000000" w:rsidDel="00000000" w:rsidP="00000000" w:rsidRDefault="00000000" w:rsidRPr="00000000" w14:paraId="00000427">
      <w:pPr>
        <w:pageBreakBefore w:val="0"/>
        <w:rPr/>
      </w:pPr>
      <w:r w:rsidDel="00000000" w:rsidR="00000000" w:rsidRPr="00000000">
        <w:rPr>
          <w:rtl w:val="0"/>
        </w:rPr>
        <w:tab/>
        <w:tab/>
        <w:t xml:space="preserve">{</w:t>
      </w:r>
    </w:p>
    <w:p w:rsidR="00000000" w:rsidDel="00000000" w:rsidP="00000000" w:rsidRDefault="00000000" w:rsidRPr="00000000" w14:paraId="00000428">
      <w:pPr>
        <w:pageBreakBefore w:val="0"/>
        <w:rPr/>
      </w:pPr>
      <w:r w:rsidDel="00000000" w:rsidR="00000000" w:rsidRPr="00000000">
        <w:rPr>
          <w:rtl w:val="0"/>
        </w:rPr>
        <w:tab/>
        <w:tab/>
        <w:tab/>
        <w:t xml:space="preserve">case 1: </w:t>
      </w:r>
    </w:p>
    <w:p w:rsidR="00000000" w:rsidDel="00000000" w:rsidP="00000000" w:rsidRDefault="00000000" w:rsidRPr="00000000" w14:paraId="00000429">
      <w:pPr>
        <w:pageBreakBefore w:val="0"/>
        <w:rPr/>
      </w:pPr>
      <w:r w:rsidDel="00000000" w:rsidR="00000000" w:rsidRPr="00000000">
        <w:rPr>
          <w:rtl w:val="0"/>
        </w:rPr>
        <w:tab/>
        <w:tab/>
        <w:tab/>
        <w:t xml:space="preserve">if(n==0)</w:t>
      </w:r>
    </w:p>
    <w:p w:rsidR="00000000" w:rsidDel="00000000" w:rsidP="00000000" w:rsidRDefault="00000000" w:rsidRPr="00000000" w14:paraId="0000042A">
      <w:pPr>
        <w:pageBreakBefore w:val="0"/>
        <w:rPr/>
      </w:pPr>
      <w:r w:rsidDel="00000000" w:rsidR="00000000" w:rsidRPr="00000000">
        <w:rPr>
          <w:rtl w:val="0"/>
        </w:rPr>
        <w:tab/>
        <w:tab/>
        <w:tab/>
        <w:t xml:space="preserve">{</w:t>
      </w:r>
    </w:p>
    <w:p w:rsidR="00000000" w:rsidDel="00000000" w:rsidP="00000000" w:rsidRDefault="00000000" w:rsidRPr="00000000" w14:paraId="0000042B">
      <w:pPr>
        <w:pageBreakBefore w:val="0"/>
        <w:rPr/>
      </w:pPr>
      <w:r w:rsidDel="00000000" w:rsidR="00000000" w:rsidRPr="00000000">
        <w:rPr>
          <w:rtl w:val="0"/>
        </w:rPr>
        <w:tab/>
        <w:tab/>
        <w:tab/>
        <w:tab/>
        <w:t xml:space="preserve">printf("Nhap so nha hang muon in thong tin:\n");</w:t>
      </w:r>
    </w:p>
    <w:p w:rsidR="00000000" w:rsidDel="00000000" w:rsidP="00000000" w:rsidRDefault="00000000" w:rsidRPr="00000000" w14:paraId="0000042C">
      <w:pPr>
        <w:pageBreakBefore w:val="0"/>
        <w:rPr/>
      </w:pPr>
      <w:r w:rsidDel="00000000" w:rsidR="00000000" w:rsidRPr="00000000">
        <w:rPr>
          <w:rtl w:val="0"/>
        </w:rPr>
        <w:tab/>
        <w:tab/>
        <w:tab/>
        <w:tab/>
        <w:t xml:space="preserve">scanf("%d",&amp;n);</w:t>
      </w:r>
    </w:p>
    <w:p w:rsidR="00000000" w:rsidDel="00000000" w:rsidP="00000000" w:rsidRDefault="00000000" w:rsidRPr="00000000" w14:paraId="0000042D">
      <w:pPr>
        <w:pageBreakBefore w:val="0"/>
        <w:rPr/>
      </w:pPr>
      <w:r w:rsidDel="00000000" w:rsidR="00000000" w:rsidRPr="00000000">
        <w:rPr>
          <w:rtl w:val="0"/>
        </w:rPr>
        <w:tab/>
        <w:tab/>
        <w:tab/>
        <w:tab/>
        <w:t xml:space="preserve">while(n&lt;=0)</w:t>
      </w:r>
    </w:p>
    <w:p w:rsidR="00000000" w:rsidDel="00000000" w:rsidP="00000000" w:rsidRDefault="00000000" w:rsidRPr="00000000" w14:paraId="0000042E">
      <w:pPr>
        <w:pageBreakBefore w:val="0"/>
        <w:rPr/>
      </w:pPr>
      <w:r w:rsidDel="00000000" w:rsidR="00000000" w:rsidRPr="00000000">
        <w:rPr>
          <w:rtl w:val="0"/>
        </w:rPr>
        <w:tab/>
        <w:tab/>
        <w:tab/>
        <w:tab/>
        <w:t xml:space="preserve">{</w:t>
      </w:r>
    </w:p>
    <w:p w:rsidR="00000000" w:rsidDel="00000000" w:rsidP="00000000" w:rsidRDefault="00000000" w:rsidRPr="00000000" w14:paraId="0000042F">
      <w:pPr>
        <w:pageBreakBefore w:val="0"/>
        <w:rPr/>
      </w:pPr>
      <w:r w:rsidDel="00000000" w:rsidR="00000000" w:rsidRPr="00000000">
        <w:rPr>
          <w:rtl w:val="0"/>
        </w:rPr>
        <w:tab/>
        <w:tab/>
        <w:tab/>
        <w:tab/>
        <w:t xml:space="preserve">printf("Ban da nhap sai, moi nhap lai so nha hang muon in thong tin:\n");</w:t>
      </w:r>
    </w:p>
    <w:p w:rsidR="00000000" w:rsidDel="00000000" w:rsidP="00000000" w:rsidRDefault="00000000" w:rsidRPr="00000000" w14:paraId="00000430">
      <w:pPr>
        <w:pageBreakBefore w:val="0"/>
        <w:rPr/>
      </w:pPr>
      <w:r w:rsidDel="00000000" w:rsidR="00000000" w:rsidRPr="00000000">
        <w:rPr>
          <w:rtl w:val="0"/>
        </w:rPr>
        <w:tab/>
        <w:tab/>
        <w:tab/>
        <w:tab/>
        <w:t xml:space="preserve">scanf("%d",&amp;n);</w:t>
      </w:r>
    </w:p>
    <w:p w:rsidR="00000000" w:rsidDel="00000000" w:rsidP="00000000" w:rsidRDefault="00000000" w:rsidRPr="00000000" w14:paraId="00000431">
      <w:pPr>
        <w:pageBreakBefore w:val="0"/>
        <w:rPr/>
      </w:pPr>
      <w:r w:rsidDel="00000000" w:rsidR="00000000" w:rsidRPr="00000000">
        <w:rPr>
          <w:rtl w:val="0"/>
        </w:rPr>
        <w:tab/>
        <w:tab/>
        <w:tab/>
        <w:tab/>
        <w:t xml:space="preserve">}</w:t>
      </w:r>
    </w:p>
    <w:p w:rsidR="00000000" w:rsidDel="00000000" w:rsidP="00000000" w:rsidRDefault="00000000" w:rsidRPr="00000000" w14:paraId="00000432">
      <w:pPr>
        <w:pageBreakBefore w:val="0"/>
        <w:rPr/>
      </w:pPr>
      <w:r w:rsidDel="00000000" w:rsidR="00000000" w:rsidRPr="00000000">
        <w:rPr>
          <w:rtl w:val="0"/>
        </w:rPr>
        <w:tab/>
        <w:tab/>
        <w:tab/>
        <w:tab/>
        <w:t xml:space="preserve">nhap(K,n);</w:t>
      </w:r>
    </w:p>
    <w:p w:rsidR="00000000" w:rsidDel="00000000" w:rsidP="00000000" w:rsidRDefault="00000000" w:rsidRPr="00000000" w14:paraId="00000433">
      <w:pPr>
        <w:pageBreakBefore w:val="0"/>
        <w:rPr/>
      </w:pPr>
      <w:r w:rsidDel="00000000" w:rsidR="00000000" w:rsidRPr="00000000">
        <w:rPr>
          <w:rtl w:val="0"/>
        </w:rPr>
        <w:tab/>
        <w:tab/>
        <w:tab/>
        <w:t xml:space="preserve">}</w:t>
      </w:r>
    </w:p>
    <w:p w:rsidR="00000000" w:rsidDel="00000000" w:rsidP="00000000" w:rsidRDefault="00000000" w:rsidRPr="00000000" w14:paraId="00000434">
      <w:pPr>
        <w:pageBreakBefore w:val="0"/>
        <w:rPr/>
      </w:pPr>
      <w:r w:rsidDel="00000000" w:rsidR="00000000" w:rsidRPr="00000000">
        <w:rPr>
          <w:rtl w:val="0"/>
        </w:rPr>
        <w:tab/>
        <w:tab/>
        <w:tab/>
        <w:t xml:space="preserve">else</w:t>
      </w:r>
    </w:p>
    <w:p w:rsidR="00000000" w:rsidDel="00000000" w:rsidP="00000000" w:rsidRDefault="00000000" w:rsidRPr="00000000" w14:paraId="00000435">
      <w:pPr>
        <w:pageBreakBefore w:val="0"/>
        <w:rPr/>
      </w:pPr>
      <w:r w:rsidDel="00000000" w:rsidR="00000000" w:rsidRPr="00000000">
        <w:rPr>
          <w:rtl w:val="0"/>
        </w:rPr>
        <w:tab/>
        <w:tab/>
        <w:tab/>
        <w:t xml:space="preserve">{</w:t>
      </w:r>
    </w:p>
    <w:p w:rsidR="00000000" w:rsidDel="00000000" w:rsidP="00000000" w:rsidRDefault="00000000" w:rsidRPr="00000000" w14:paraId="00000436">
      <w:pPr>
        <w:pageBreakBefore w:val="0"/>
        <w:rPr/>
      </w:pPr>
      <w:r w:rsidDel="00000000" w:rsidR="00000000" w:rsidRPr="00000000">
        <w:rPr>
          <w:rtl w:val="0"/>
        </w:rPr>
        <w:tab/>
        <w:tab/>
        <w:tab/>
        <w:tab/>
        <w:t xml:space="preserve">printf("Nhap so nha hang muon nhap theo :\n");</w:t>
      </w:r>
    </w:p>
    <w:p w:rsidR="00000000" w:rsidDel="00000000" w:rsidP="00000000" w:rsidRDefault="00000000" w:rsidRPr="00000000" w14:paraId="00000437">
      <w:pPr>
        <w:pageBreakBefore w:val="0"/>
        <w:rPr/>
      </w:pPr>
      <w:r w:rsidDel="00000000" w:rsidR="00000000" w:rsidRPr="00000000">
        <w:rPr>
          <w:rtl w:val="0"/>
        </w:rPr>
        <w:tab/>
        <w:tab/>
        <w:tab/>
        <w:tab/>
        <w:t xml:space="preserve">scanf("%d",&amp;j);</w:t>
      </w:r>
    </w:p>
    <w:p w:rsidR="00000000" w:rsidDel="00000000" w:rsidP="00000000" w:rsidRDefault="00000000" w:rsidRPr="00000000" w14:paraId="00000438">
      <w:pPr>
        <w:pageBreakBefore w:val="0"/>
        <w:rPr/>
      </w:pPr>
      <w:r w:rsidDel="00000000" w:rsidR="00000000" w:rsidRPr="00000000">
        <w:rPr>
          <w:rtl w:val="0"/>
        </w:rPr>
        <w:tab/>
        <w:tab/>
        <w:tab/>
        <w:tab/>
        <w:t xml:space="preserve">while(n&lt;=0)</w:t>
      </w:r>
    </w:p>
    <w:p w:rsidR="00000000" w:rsidDel="00000000" w:rsidP="00000000" w:rsidRDefault="00000000" w:rsidRPr="00000000" w14:paraId="00000439">
      <w:pPr>
        <w:pageBreakBefore w:val="0"/>
        <w:rPr/>
      </w:pPr>
      <w:r w:rsidDel="00000000" w:rsidR="00000000" w:rsidRPr="00000000">
        <w:rPr>
          <w:rtl w:val="0"/>
        </w:rPr>
        <w:tab/>
        <w:tab/>
        <w:tab/>
        <w:tab/>
        <w:t xml:space="preserve">{</w:t>
      </w:r>
    </w:p>
    <w:p w:rsidR="00000000" w:rsidDel="00000000" w:rsidP="00000000" w:rsidRDefault="00000000" w:rsidRPr="00000000" w14:paraId="0000043A">
      <w:pPr>
        <w:pageBreakBefore w:val="0"/>
        <w:rPr/>
      </w:pPr>
      <w:r w:rsidDel="00000000" w:rsidR="00000000" w:rsidRPr="00000000">
        <w:rPr>
          <w:rtl w:val="0"/>
        </w:rPr>
        <w:tab/>
        <w:tab/>
        <w:tab/>
        <w:tab/>
        <w:t xml:space="preserve">printf("Ban da nhap sai, moi nhap lai so nha hang muon in thong tin:\n");</w:t>
      </w:r>
    </w:p>
    <w:p w:rsidR="00000000" w:rsidDel="00000000" w:rsidP="00000000" w:rsidRDefault="00000000" w:rsidRPr="00000000" w14:paraId="0000043B">
      <w:pPr>
        <w:pageBreakBefore w:val="0"/>
        <w:rPr/>
      </w:pPr>
      <w:r w:rsidDel="00000000" w:rsidR="00000000" w:rsidRPr="00000000">
        <w:rPr>
          <w:rtl w:val="0"/>
        </w:rPr>
        <w:tab/>
        <w:tab/>
        <w:tab/>
        <w:tab/>
        <w:t xml:space="preserve">scanf("%d",&amp;n);</w:t>
      </w:r>
    </w:p>
    <w:p w:rsidR="00000000" w:rsidDel="00000000" w:rsidP="00000000" w:rsidRDefault="00000000" w:rsidRPr="00000000" w14:paraId="0000043C">
      <w:pPr>
        <w:pageBreakBefore w:val="0"/>
        <w:rPr/>
      </w:pPr>
      <w:r w:rsidDel="00000000" w:rsidR="00000000" w:rsidRPr="00000000">
        <w:rPr>
          <w:rtl w:val="0"/>
        </w:rPr>
        <w:tab/>
        <w:tab/>
        <w:tab/>
        <w:t xml:space="preserve">    }</w:t>
      </w:r>
    </w:p>
    <w:p w:rsidR="00000000" w:rsidDel="00000000" w:rsidP="00000000" w:rsidRDefault="00000000" w:rsidRPr="00000000" w14:paraId="0000043D">
      <w:pPr>
        <w:pageBreakBefore w:val="0"/>
        <w:rPr/>
      </w:pPr>
      <w:r w:rsidDel="00000000" w:rsidR="00000000" w:rsidRPr="00000000">
        <w:rPr>
          <w:rtl w:val="0"/>
        </w:rPr>
        <w:tab/>
        <w:tab/>
        <w:tab/>
        <w:t xml:space="preserve">    n+=j;</w:t>
      </w:r>
    </w:p>
    <w:p w:rsidR="00000000" w:rsidDel="00000000" w:rsidP="00000000" w:rsidRDefault="00000000" w:rsidRPr="00000000" w14:paraId="0000043E">
      <w:pPr>
        <w:pageBreakBefore w:val="0"/>
        <w:rPr/>
      </w:pPr>
      <w:r w:rsidDel="00000000" w:rsidR="00000000" w:rsidRPr="00000000">
        <w:rPr>
          <w:rtl w:val="0"/>
        </w:rPr>
        <w:tab/>
        <w:tab/>
        <w:tab/>
        <w:tab/>
        <w:t xml:space="preserve">nhapthem(K,n,j);</w:t>
      </w:r>
    </w:p>
    <w:p w:rsidR="00000000" w:rsidDel="00000000" w:rsidP="00000000" w:rsidRDefault="00000000" w:rsidRPr="00000000" w14:paraId="0000043F">
      <w:pPr>
        <w:pageBreakBefore w:val="0"/>
        <w:rPr/>
      </w:pPr>
      <w:r w:rsidDel="00000000" w:rsidR="00000000" w:rsidRPr="00000000">
        <w:rPr>
          <w:rtl w:val="0"/>
        </w:rPr>
        <w:tab/>
        <w:tab/>
        <w:tab/>
        <w:t xml:space="preserve">}</w:t>
      </w:r>
    </w:p>
    <w:p w:rsidR="00000000" w:rsidDel="00000000" w:rsidP="00000000" w:rsidRDefault="00000000" w:rsidRPr="00000000" w14:paraId="00000440">
      <w:pPr>
        <w:pageBreakBefore w:val="0"/>
        <w:rPr/>
      </w:pPr>
      <w:r w:rsidDel="00000000" w:rsidR="00000000" w:rsidRPr="00000000">
        <w:rPr>
          <w:rtl w:val="0"/>
        </w:rPr>
        <w:tab/>
        <w:tab/>
        <w:tab/>
        <w:t xml:space="preserve">break;</w:t>
      </w:r>
    </w:p>
    <w:p w:rsidR="00000000" w:rsidDel="00000000" w:rsidP="00000000" w:rsidRDefault="00000000" w:rsidRPr="00000000" w14:paraId="00000441">
      <w:pPr>
        <w:pageBreakBefore w:val="0"/>
        <w:rPr/>
      </w:pPr>
      <w:r w:rsidDel="00000000" w:rsidR="00000000" w:rsidRPr="00000000">
        <w:rPr>
          <w:rtl w:val="0"/>
        </w:rPr>
        <w:tab/>
        <w:tab/>
        <w:tab/>
        <w:t xml:space="preserve">case 2:</w:t>
      </w:r>
    </w:p>
    <w:p w:rsidR="00000000" w:rsidDel="00000000" w:rsidP="00000000" w:rsidRDefault="00000000" w:rsidRPr="00000000" w14:paraId="00000442">
      <w:pPr>
        <w:pageBreakBefore w:val="0"/>
        <w:rPr/>
      </w:pPr>
      <w:r w:rsidDel="00000000" w:rsidR="00000000" w:rsidRPr="00000000">
        <w:rPr>
          <w:rtl w:val="0"/>
        </w:rPr>
        <w:tab/>
        <w:tab/>
        <w:tab/>
        <w:t xml:space="preserve">inra(K,n);</w:t>
      </w:r>
    </w:p>
    <w:p w:rsidR="00000000" w:rsidDel="00000000" w:rsidP="00000000" w:rsidRDefault="00000000" w:rsidRPr="00000000" w14:paraId="00000443">
      <w:pPr>
        <w:pageBreakBefore w:val="0"/>
        <w:rPr/>
      </w:pPr>
      <w:r w:rsidDel="00000000" w:rsidR="00000000" w:rsidRPr="00000000">
        <w:rPr>
          <w:rtl w:val="0"/>
        </w:rPr>
        <w:tab/>
        <w:tab/>
        <w:tab/>
        <w:t xml:space="preserve">break;</w:t>
      </w:r>
    </w:p>
    <w:p w:rsidR="00000000" w:rsidDel="00000000" w:rsidP="00000000" w:rsidRDefault="00000000" w:rsidRPr="00000000" w14:paraId="00000444">
      <w:pPr>
        <w:pageBreakBefore w:val="0"/>
        <w:rPr/>
      </w:pPr>
      <w:r w:rsidDel="00000000" w:rsidR="00000000" w:rsidRPr="00000000">
        <w:rPr>
          <w:rtl w:val="0"/>
        </w:rPr>
        <w:tab/>
        <w:tab/>
        <w:tab/>
        <w:t xml:space="preserve">case 3:</w:t>
      </w:r>
    </w:p>
    <w:p w:rsidR="00000000" w:rsidDel="00000000" w:rsidP="00000000" w:rsidRDefault="00000000" w:rsidRPr="00000000" w14:paraId="00000445">
      <w:pPr>
        <w:pageBreakBefore w:val="0"/>
        <w:rPr/>
      </w:pPr>
      <w:r w:rsidDel="00000000" w:rsidR="00000000" w:rsidRPr="00000000">
        <w:rPr>
          <w:rtl w:val="0"/>
        </w:rPr>
        <w:tab/>
        <w:tab/>
        <w:tab/>
        <w:t xml:space="preserve">timkiemtheoten2(K,n);</w:t>
      </w:r>
    </w:p>
    <w:p w:rsidR="00000000" w:rsidDel="00000000" w:rsidP="00000000" w:rsidRDefault="00000000" w:rsidRPr="00000000" w14:paraId="00000446">
      <w:pPr>
        <w:pageBreakBefore w:val="0"/>
        <w:rPr/>
      </w:pPr>
      <w:r w:rsidDel="00000000" w:rsidR="00000000" w:rsidRPr="00000000">
        <w:rPr>
          <w:rtl w:val="0"/>
        </w:rPr>
        <w:tab/>
        <w:tab/>
        <w:tab/>
        <w:t xml:space="preserve">break;</w:t>
      </w:r>
    </w:p>
    <w:p w:rsidR="00000000" w:rsidDel="00000000" w:rsidP="00000000" w:rsidRDefault="00000000" w:rsidRPr="00000000" w14:paraId="00000447">
      <w:pPr>
        <w:pageBreakBefore w:val="0"/>
        <w:rPr/>
      </w:pPr>
      <w:r w:rsidDel="00000000" w:rsidR="00000000" w:rsidRPr="00000000">
        <w:rPr>
          <w:rtl w:val="0"/>
        </w:rPr>
        <w:tab/>
        <w:tab/>
        <w:tab/>
        <w:t xml:space="preserve">case 4:</w:t>
      </w:r>
    </w:p>
    <w:p w:rsidR="00000000" w:rsidDel="00000000" w:rsidP="00000000" w:rsidRDefault="00000000" w:rsidRPr="00000000" w14:paraId="00000448">
      <w:pPr>
        <w:pageBreakBefore w:val="0"/>
        <w:rPr/>
      </w:pPr>
      <w:r w:rsidDel="00000000" w:rsidR="00000000" w:rsidRPr="00000000">
        <w:rPr>
          <w:rtl w:val="0"/>
        </w:rPr>
        <w:tab/>
        <w:tab/>
        <w:tab/>
        <w:t xml:space="preserve">timkiemtheomota2(K,n);</w:t>
      </w:r>
    </w:p>
    <w:p w:rsidR="00000000" w:rsidDel="00000000" w:rsidP="00000000" w:rsidRDefault="00000000" w:rsidRPr="00000000" w14:paraId="00000449">
      <w:pPr>
        <w:pageBreakBefore w:val="0"/>
        <w:rPr/>
      </w:pPr>
      <w:r w:rsidDel="00000000" w:rsidR="00000000" w:rsidRPr="00000000">
        <w:rPr>
          <w:rtl w:val="0"/>
        </w:rPr>
        <w:tab/>
        <w:tab/>
        <w:tab/>
        <w:t xml:space="preserve">break;</w:t>
      </w:r>
    </w:p>
    <w:p w:rsidR="00000000" w:rsidDel="00000000" w:rsidP="00000000" w:rsidRDefault="00000000" w:rsidRPr="00000000" w14:paraId="0000044A">
      <w:pPr>
        <w:pageBreakBefore w:val="0"/>
        <w:rPr/>
      </w:pPr>
      <w:r w:rsidDel="00000000" w:rsidR="00000000" w:rsidRPr="00000000">
        <w:rPr>
          <w:rtl w:val="0"/>
        </w:rPr>
        <w:tab/>
        <w:tab/>
        <w:tab/>
        <w:t xml:space="preserve">case 5:</w:t>
      </w:r>
    </w:p>
    <w:p w:rsidR="00000000" w:rsidDel="00000000" w:rsidP="00000000" w:rsidRDefault="00000000" w:rsidRPr="00000000" w14:paraId="0000044B">
      <w:pPr>
        <w:pageBreakBefore w:val="0"/>
        <w:rPr/>
      </w:pPr>
      <w:r w:rsidDel="00000000" w:rsidR="00000000" w:rsidRPr="00000000">
        <w:rPr>
          <w:rtl w:val="0"/>
        </w:rPr>
        <w:tab/>
        <w:tab/>
        <w:tab/>
        <w:t xml:space="preserve">ranking(K,n);</w:t>
      </w:r>
    </w:p>
    <w:p w:rsidR="00000000" w:rsidDel="00000000" w:rsidP="00000000" w:rsidRDefault="00000000" w:rsidRPr="00000000" w14:paraId="0000044C">
      <w:pPr>
        <w:pageBreakBefore w:val="0"/>
        <w:rPr/>
      </w:pPr>
      <w:r w:rsidDel="00000000" w:rsidR="00000000" w:rsidRPr="00000000">
        <w:rPr>
          <w:rtl w:val="0"/>
        </w:rPr>
        <w:tab/>
        <w:tab/>
        <w:tab/>
        <w:t xml:space="preserve">break;</w:t>
      </w:r>
    </w:p>
    <w:p w:rsidR="00000000" w:rsidDel="00000000" w:rsidP="00000000" w:rsidRDefault="00000000" w:rsidRPr="00000000" w14:paraId="0000044D">
      <w:pPr>
        <w:pageBreakBefore w:val="0"/>
        <w:rPr/>
      </w:pPr>
      <w:r w:rsidDel="00000000" w:rsidR="00000000" w:rsidRPr="00000000">
        <w:rPr>
          <w:rtl w:val="0"/>
        </w:rPr>
        <w:tab/>
        <w:tab/>
        <w:tab/>
        <w:t xml:space="preserve">case 6:</w:t>
      </w:r>
    </w:p>
    <w:p w:rsidR="00000000" w:rsidDel="00000000" w:rsidP="00000000" w:rsidRDefault="00000000" w:rsidRPr="00000000" w14:paraId="0000044E">
      <w:pPr>
        <w:pageBreakBefore w:val="0"/>
        <w:rPr/>
      </w:pPr>
      <w:r w:rsidDel="00000000" w:rsidR="00000000" w:rsidRPr="00000000">
        <w:rPr>
          <w:rtl w:val="0"/>
        </w:rPr>
        <w:tab/>
        <w:tab/>
        <w:tab/>
        <w:t xml:space="preserve">printf("Goodbye!......");</w:t>
      </w:r>
    </w:p>
    <w:p w:rsidR="00000000" w:rsidDel="00000000" w:rsidP="00000000" w:rsidRDefault="00000000" w:rsidRPr="00000000" w14:paraId="0000044F">
      <w:pPr>
        <w:pageBreakBefore w:val="0"/>
        <w:rPr/>
      </w:pPr>
      <w:r w:rsidDel="00000000" w:rsidR="00000000" w:rsidRPr="00000000">
        <w:rPr>
          <w:rtl w:val="0"/>
        </w:rPr>
        <w:tab/>
        <w:tab/>
        <w:tab/>
        <w:t xml:space="preserve">break;</w:t>
      </w:r>
    </w:p>
    <w:p w:rsidR="00000000" w:rsidDel="00000000" w:rsidP="00000000" w:rsidRDefault="00000000" w:rsidRPr="00000000" w14:paraId="00000450">
      <w:pPr>
        <w:pageBreakBefore w:val="0"/>
        <w:rPr/>
      </w:pPr>
      <w:r w:rsidDel="00000000" w:rsidR="00000000" w:rsidRPr="00000000">
        <w:rPr>
          <w:rtl w:val="0"/>
        </w:rPr>
        <w:tab/>
        <w:tab/>
        <w:tab/>
        <w:t xml:space="preserve">default : printf("Error!Enter again !\n");</w:t>
      </w:r>
    </w:p>
    <w:p w:rsidR="00000000" w:rsidDel="00000000" w:rsidP="00000000" w:rsidRDefault="00000000" w:rsidRPr="00000000" w14:paraId="00000451">
      <w:pPr>
        <w:pageBreakBefore w:val="0"/>
        <w:rPr/>
      </w:pPr>
      <w:r w:rsidDel="00000000" w:rsidR="00000000" w:rsidRPr="00000000">
        <w:rPr>
          <w:rtl w:val="0"/>
        </w:rPr>
        <w:tab/>
        <w:tab/>
        <w:t xml:space="preserve">}</w:t>
      </w:r>
    </w:p>
    <w:p w:rsidR="00000000" w:rsidDel="00000000" w:rsidP="00000000" w:rsidRDefault="00000000" w:rsidRPr="00000000" w14:paraId="00000452">
      <w:pPr>
        <w:pageBreakBefore w:val="0"/>
        <w:rPr/>
      </w:pPr>
      <w:r w:rsidDel="00000000" w:rsidR="00000000" w:rsidRPr="00000000">
        <w:rPr>
          <w:rtl w:val="0"/>
        </w:rPr>
        <w:tab/>
        <w:t xml:space="preserve">}</w:t>
      </w:r>
    </w:p>
    <w:p w:rsidR="00000000" w:rsidDel="00000000" w:rsidP="00000000" w:rsidRDefault="00000000" w:rsidRPr="00000000" w14:paraId="00000453">
      <w:pPr>
        <w:pageBreakBefore w:val="0"/>
        <w:rPr/>
      </w:pPr>
      <w:r w:rsidDel="00000000" w:rsidR="00000000" w:rsidRPr="00000000">
        <w:rPr>
          <w:rtl w:val="0"/>
        </w:rPr>
        <w:t xml:space="preserve">}</w:t>
      </w:r>
    </w:p>
    <w:p w:rsidR="00000000" w:rsidDel="00000000" w:rsidP="00000000" w:rsidRDefault="00000000" w:rsidRPr="00000000" w14:paraId="00000454">
      <w:pPr>
        <w:pageBreakBefore w:val="0"/>
        <w:rPr/>
      </w:pPr>
      <w:r w:rsidDel="00000000" w:rsidR="00000000" w:rsidRPr="00000000">
        <w:rPr>
          <w:rtl w:val="0"/>
        </w:rPr>
      </w:r>
    </w:p>
    <w:p w:rsidR="00000000" w:rsidDel="00000000" w:rsidP="00000000" w:rsidRDefault="00000000" w:rsidRPr="00000000" w14:paraId="00000455">
      <w:pPr>
        <w:pageBreakBefore w:val="0"/>
        <w:rPr/>
      </w:pPr>
      <w:r w:rsidDel="00000000" w:rsidR="00000000" w:rsidRPr="00000000">
        <w:rPr>
          <w:rtl w:val="0"/>
        </w:rPr>
      </w:r>
    </w:p>
    <w:p w:rsidR="00000000" w:rsidDel="00000000" w:rsidP="00000000" w:rsidRDefault="00000000" w:rsidRPr="00000000" w14:paraId="00000456">
      <w:pPr>
        <w:pageBreakBefore w:val="0"/>
        <w:rPr/>
      </w:pPr>
      <w:r w:rsidDel="00000000" w:rsidR="00000000" w:rsidRPr="00000000">
        <w:rPr>
          <w:rtl w:val="0"/>
        </w:rPr>
      </w:r>
    </w:p>
    <w:p w:rsidR="00000000" w:rsidDel="00000000" w:rsidP="00000000" w:rsidRDefault="00000000" w:rsidRPr="00000000" w14:paraId="00000457">
      <w:pPr>
        <w:pageBreakBefore w:val="0"/>
        <w:rPr/>
      </w:pPr>
      <w:r w:rsidDel="00000000" w:rsidR="00000000" w:rsidRPr="00000000">
        <w:rPr>
          <w:rtl w:val="0"/>
        </w:rPr>
      </w:r>
    </w:p>
    <w:p w:rsidR="00000000" w:rsidDel="00000000" w:rsidP="00000000" w:rsidRDefault="00000000" w:rsidRPr="00000000" w14:paraId="00000458">
      <w:pPr>
        <w:pageBreakBefore w:val="0"/>
        <w:rPr/>
      </w:pPr>
      <w:r w:rsidDel="00000000" w:rsidR="00000000" w:rsidRPr="00000000">
        <w:rPr>
          <w:rtl w:val="0"/>
        </w:rPr>
      </w:r>
    </w:p>
    <w:p w:rsidR="00000000" w:rsidDel="00000000" w:rsidP="00000000" w:rsidRDefault="00000000" w:rsidRPr="00000000" w14:paraId="00000459">
      <w:pPr>
        <w:pageBreakBefore w:val="0"/>
        <w:rPr/>
      </w:pPr>
      <w:r w:rsidDel="00000000" w:rsidR="00000000" w:rsidRPr="00000000">
        <w:rPr>
          <w:rtl w:val="0"/>
        </w:rPr>
      </w:r>
    </w:p>
    <w:p w:rsidR="00000000" w:rsidDel="00000000" w:rsidP="00000000" w:rsidRDefault="00000000" w:rsidRPr="00000000" w14:paraId="0000045A">
      <w:pPr>
        <w:pageBreakBefore w:val="0"/>
        <w:rPr/>
      </w:pPr>
      <w:r w:rsidDel="00000000" w:rsidR="00000000" w:rsidRPr="00000000">
        <w:rPr>
          <w:rtl w:val="0"/>
        </w:rPr>
      </w:r>
    </w:p>
    <w:p w:rsidR="00000000" w:rsidDel="00000000" w:rsidP="00000000" w:rsidRDefault="00000000" w:rsidRPr="00000000" w14:paraId="0000045B">
      <w:pPr>
        <w:pageBreakBefore w:val="0"/>
        <w:rPr>
          <w:b w:val="1"/>
          <w:sz w:val="28"/>
          <w:szCs w:val="28"/>
        </w:rPr>
      </w:pPr>
      <w:r w:rsidDel="00000000" w:rsidR="00000000" w:rsidRPr="00000000">
        <w:rPr>
          <w:b w:val="1"/>
          <w:sz w:val="28"/>
          <w:szCs w:val="28"/>
          <w:rtl w:val="0"/>
        </w:rPr>
        <w:t xml:space="preserve">Đề K62 : cách làm chưa dc chuẩn 100%</w:t>
      </w:r>
    </w:p>
    <w:p w:rsidR="00000000" w:rsidDel="00000000" w:rsidP="00000000" w:rsidRDefault="00000000" w:rsidRPr="00000000" w14:paraId="0000045C">
      <w:pPr>
        <w:pageBreakBefore w:val="0"/>
        <w:rPr/>
      </w:pPr>
      <w:r w:rsidDel="00000000" w:rsidR="00000000" w:rsidRPr="00000000">
        <w:rPr>
          <w:rtl w:val="0"/>
        </w:rPr>
      </w:r>
    </w:p>
    <w:p w:rsidR="00000000" w:rsidDel="00000000" w:rsidP="00000000" w:rsidRDefault="00000000" w:rsidRPr="00000000" w14:paraId="0000045D">
      <w:pPr>
        <w:pageBreakBefore w:val="0"/>
        <w:ind w:right="-891.2598425196836"/>
        <w:rPr/>
        <w:sectPr>
          <w:pgSz w:h="16834" w:w="11909" w:orient="portrait"/>
          <w:pgMar w:bottom="1440" w:top="1440" w:left="850.3937007874016" w:right="1440" w:header="720" w:footer="720"/>
          <w:pgNumType w:start="1"/>
        </w:sectPr>
      </w:pPr>
      <w:r w:rsidDel="00000000" w:rsidR="00000000" w:rsidRPr="00000000">
        <w:rPr/>
        <w:drawing>
          <wp:inline distB="114300" distT="114300" distL="114300" distR="114300">
            <wp:extent cx="4017712" cy="4200525"/>
            <wp:effectExtent b="0" l="0" r="0" t="0"/>
            <wp:docPr id="6"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4017712"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45E">
      <w:pPr>
        <w:pageBreakBefore w:val="0"/>
        <w:ind w:right="-891.2598425196836"/>
        <w:jc w:val="center"/>
        <w:rPr/>
        <w:sectPr>
          <w:type w:val="continuous"/>
          <w:pgSz w:h="16834" w:w="11909" w:orient="portrait"/>
          <w:pgMar w:bottom="1440" w:top="1440" w:left="850.3937007874016" w:right="1440" w:header="720" w:footer="720"/>
          <w:cols w:equalWidth="0" w:num="2">
            <w:col w:space="720" w:w="4447.54"/>
            <w:col w:space="0" w:w="4447.54"/>
          </w:cols>
        </w:sectPr>
      </w:pPr>
      <w:r w:rsidDel="00000000" w:rsidR="00000000" w:rsidRPr="00000000">
        <w:rPr>
          <w:rtl w:val="0"/>
        </w:rPr>
        <w:t xml:space="preserve">                                         </w:t>
      </w:r>
    </w:p>
    <w:p w:rsidR="00000000" w:rsidDel="00000000" w:rsidP="00000000" w:rsidRDefault="00000000" w:rsidRPr="00000000" w14:paraId="0000045F">
      <w:pPr>
        <w:pageBreakBefore w:val="0"/>
        <w:ind w:right="-891.2598425196836"/>
        <w:jc w:val="center"/>
        <w:rPr/>
        <w:sectPr>
          <w:type w:val="continuous"/>
          <w:pgSz w:h="16834" w:w="11909" w:orient="portrait"/>
          <w:pgMar w:bottom="1440" w:top="1440" w:left="850.3937007874016" w:right="1440" w:header="720" w:footer="720"/>
          <w:cols w:equalWidth="0" w:num="2">
            <w:col w:space="720" w:w="4447.54"/>
            <w:col w:space="0" w:w="4447.54"/>
          </w:cols>
        </w:sectPr>
      </w:pPr>
      <w:r w:rsidDel="00000000" w:rsidR="00000000" w:rsidRPr="00000000">
        <w:rPr/>
        <w:drawing>
          <wp:inline distB="114300" distT="114300" distL="114300" distR="114300">
            <wp:extent cx="4049963" cy="3771900"/>
            <wp:effectExtent b="0" l="0" r="0" t="0"/>
            <wp:docPr id="8"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4049963"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460">
      <w:pPr>
        <w:pageBreakBefore w:val="0"/>
        <w:rPr/>
      </w:pPr>
      <w:r w:rsidDel="00000000" w:rsidR="00000000" w:rsidRPr="00000000">
        <w:rPr>
          <w:rtl w:val="0"/>
        </w:rPr>
      </w:r>
    </w:p>
    <w:p w:rsidR="00000000" w:rsidDel="00000000" w:rsidP="00000000" w:rsidRDefault="00000000" w:rsidRPr="00000000" w14:paraId="00000461">
      <w:pPr>
        <w:pageBreakBefore w:val="0"/>
        <w:rPr/>
      </w:pPr>
      <w:r w:rsidDel="00000000" w:rsidR="00000000" w:rsidRPr="00000000">
        <w:rPr>
          <w:rtl w:val="0"/>
        </w:rPr>
      </w:r>
    </w:p>
    <w:p w:rsidR="00000000" w:rsidDel="00000000" w:rsidP="00000000" w:rsidRDefault="00000000" w:rsidRPr="00000000" w14:paraId="00000462">
      <w:pPr>
        <w:pageBreakBefore w:val="0"/>
        <w:rPr/>
      </w:pPr>
      <w:r w:rsidDel="00000000" w:rsidR="00000000" w:rsidRPr="00000000">
        <w:rPr>
          <w:rtl w:val="0"/>
        </w:rPr>
        <w:t xml:space="preserve">#include&lt;stdio.h&gt;</w:t>
      </w:r>
    </w:p>
    <w:p w:rsidR="00000000" w:rsidDel="00000000" w:rsidP="00000000" w:rsidRDefault="00000000" w:rsidRPr="00000000" w14:paraId="00000463">
      <w:pPr>
        <w:pageBreakBefore w:val="0"/>
        <w:rPr/>
      </w:pPr>
      <w:r w:rsidDel="00000000" w:rsidR="00000000" w:rsidRPr="00000000">
        <w:rPr>
          <w:rtl w:val="0"/>
        </w:rPr>
        <w:t xml:space="preserve">#include&lt;string.h&gt;</w:t>
      </w:r>
    </w:p>
    <w:p w:rsidR="00000000" w:rsidDel="00000000" w:rsidP="00000000" w:rsidRDefault="00000000" w:rsidRPr="00000000" w14:paraId="00000464">
      <w:pPr>
        <w:pageBreakBefore w:val="0"/>
        <w:rPr/>
      </w:pPr>
      <w:r w:rsidDel="00000000" w:rsidR="00000000" w:rsidRPr="00000000">
        <w:rPr>
          <w:rtl w:val="0"/>
        </w:rPr>
        <w:t xml:space="preserve">#include&lt;stdlib.h&gt;</w:t>
      </w:r>
    </w:p>
    <w:p w:rsidR="00000000" w:rsidDel="00000000" w:rsidP="00000000" w:rsidRDefault="00000000" w:rsidRPr="00000000" w14:paraId="00000465">
      <w:pPr>
        <w:pageBreakBefore w:val="0"/>
        <w:rPr/>
      </w:pPr>
      <w:r w:rsidDel="00000000" w:rsidR="00000000" w:rsidRPr="00000000">
        <w:rPr>
          <w:rtl w:val="0"/>
        </w:rPr>
        <w:t xml:space="preserve">typedef struct Classes</w:t>
      </w:r>
    </w:p>
    <w:p w:rsidR="00000000" w:rsidDel="00000000" w:rsidP="00000000" w:rsidRDefault="00000000" w:rsidRPr="00000000" w14:paraId="00000466">
      <w:pPr>
        <w:pageBreakBefore w:val="0"/>
        <w:rPr/>
      </w:pPr>
      <w:r w:rsidDel="00000000" w:rsidR="00000000" w:rsidRPr="00000000">
        <w:rPr>
          <w:rtl w:val="0"/>
        </w:rPr>
        <w:t xml:space="preserve">{</w:t>
      </w:r>
    </w:p>
    <w:p w:rsidR="00000000" w:rsidDel="00000000" w:rsidP="00000000" w:rsidRDefault="00000000" w:rsidRPr="00000000" w14:paraId="00000467">
      <w:pPr>
        <w:pageBreakBefore w:val="0"/>
        <w:rPr/>
      </w:pPr>
      <w:r w:rsidDel="00000000" w:rsidR="00000000" w:rsidRPr="00000000">
        <w:rPr>
          <w:rtl w:val="0"/>
        </w:rPr>
        <w:tab/>
        <w:t xml:space="preserve">int ClassID;</w:t>
      </w:r>
    </w:p>
    <w:p w:rsidR="00000000" w:rsidDel="00000000" w:rsidP="00000000" w:rsidRDefault="00000000" w:rsidRPr="00000000" w14:paraId="00000468">
      <w:pPr>
        <w:pageBreakBefore w:val="0"/>
        <w:rPr/>
      </w:pPr>
      <w:r w:rsidDel="00000000" w:rsidR="00000000" w:rsidRPr="00000000">
        <w:rPr>
          <w:rtl w:val="0"/>
        </w:rPr>
        <w:tab/>
        <w:t xml:space="preserve">char CourseName[30];</w:t>
      </w:r>
    </w:p>
    <w:p w:rsidR="00000000" w:rsidDel="00000000" w:rsidP="00000000" w:rsidRDefault="00000000" w:rsidRPr="00000000" w14:paraId="00000469">
      <w:pPr>
        <w:pageBreakBefore w:val="0"/>
        <w:rPr/>
      </w:pPr>
      <w:r w:rsidDel="00000000" w:rsidR="00000000" w:rsidRPr="00000000">
        <w:rPr>
          <w:rtl w:val="0"/>
        </w:rPr>
        <w:tab/>
        <w:t xml:space="preserve">char Room[10];</w:t>
      </w:r>
    </w:p>
    <w:p w:rsidR="00000000" w:rsidDel="00000000" w:rsidP="00000000" w:rsidRDefault="00000000" w:rsidRPr="00000000" w14:paraId="0000046A">
      <w:pPr>
        <w:pageBreakBefore w:val="0"/>
        <w:rPr/>
      </w:pPr>
      <w:r w:rsidDel="00000000" w:rsidR="00000000" w:rsidRPr="00000000">
        <w:rPr>
          <w:rtl w:val="0"/>
        </w:rPr>
        <w:tab/>
        <w:t xml:space="preserve">char slots[10];</w:t>
      </w:r>
    </w:p>
    <w:p w:rsidR="00000000" w:rsidDel="00000000" w:rsidP="00000000" w:rsidRDefault="00000000" w:rsidRPr="00000000" w14:paraId="0000046B">
      <w:pPr>
        <w:pageBreakBefore w:val="0"/>
        <w:rPr/>
      </w:pPr>
      <w:r w:rsidDel="00000000" w:rsidR="00000000" w:rsidRPr="00000000">
        <w:rPr>
          <w:rtl w:val="0"/>
        </w:rPr>
        <w:tab/>
        <w:t xml:space="preserve">int Day;</w:t>
      </w:r>
    </w:p>
    <w:p w:rsidR="00000000" w:rsidDel="00000000" w:rsidP="00000000" w:rsidRDefault="00000000" w:rsidRPr="00000000" w14:paraId="0000046C">
      <w:pPr>
        <w:pageBreakBefore w:val="0"/>
        <w:rPr/>
      </w:pPr>
      <w:r w:rsidDel="00000000" w:rsidR="00000000" w:rsidRPr="00000000">
        <w:rPr>
          <w:rtl w:val="0"/>
        </w:rPr>
        <w:t xml:space="preserve">}lop;</w:t>
      </w:r>
    </w:p>
    <w:p w:rsidR="00000000" w:rsidDel="00000000" w:rsidP="00000000" w:rsidRDefault="00000000" w:rsidRPr="00000000" w14:paraId="0000046D">
      <w:pPr>
        <w:pageBreakBefore w:val="0"/>
        <w:rPr/>
      </w:pPr>
      <w:r w:rsidDel="00000000" w:rsidR="00000000" w:rsidRPr="00000000">
        <w:rPr>
          <w:rtl w:val="0"/>
        </w:rPr>
        <w:t xml:space="preserve">void nhap(lop*K,int n)</w:t>
      </w:r>
    </w:p>
    <w:p w:rsidR="00000000" w:rsidDel="00000000" w:rsidP="00000000" w:rsidRDefault="00000000" w:rsidRPr="00000000" w14:paraId="0000046E">
      <w:pPr>
        <w:pageBreakBefore w:val="0"/>
        <w:rPr/>
      </w:pPr>
      <w:r w:rsidDel="00000000" w:rsidR="00000000" w:rsidRPr="00000000">
        <w:rPr>
          <w:rtl w:val="0"/>
        </w:rPr>
        <w:t xml:space="preserve">{</w:t>
      </w:r>
    </w:p>
    <w:p w:rsidR="00000000" w:rsidDel="00000000" w:rsidP="00000000" w:rsidRDefault="00000000" w:rsidRPr="00000000" w14:paraId="0000046F">
      <w:pPr>
        <w:pageBreakBefore w:val="0"/>
        <w:rPr/>
      </w:pPr>
      <w:r w:rsidDel="00000000" w:rsidR="00000000" w:rsidRPr="00000000">
        <w:rPr>
          <w:rtl w:val="0"/>
        </w:rPr>
        <w:tab/>
        <w:t xml:space="preserve">int i;</w:t>
      </w:r>
    </w:p>
    <w:p w:rsidR="00000000" w:rsidDel="00000000" w:rsidP="00000000" w:rsidRDefault="00000000" w:rsidRPr="00000000" w14:paraId="00000470">
      <w:pPr>
        <w:pageBreakBefore w:val="0"/>
        <w:rPr/>
      </w:pPr>
      <w:r w:rsidDel="00000000" w:rsidR="00000000" w:rsidRPr="00000000">
        <w:rPr>
          <w:rtl w:val="0"/>
        </w:rPr>
        <w:tab/>
        <w:t xml:space="preserve">for(i=0;i&lt;n;i++)</w:t>
      </w:r>
    </w:p>
    <w:p w:rsidR="00000000" w:rsidDel="00000000" w:rsidP="00000000" w:rsidRDefault="00000000" w:rsidRPr="00000000" w14:paraId="00000471">
      <w:pPr>
        <w:pageBreakBefore w:val="0"/>
        <w:rPr/>
      </w:pPr>
      <w:r w:rsidDel="00000000" w:rsidR="00000000" w:rsidRPr="00000000">
        <w:rPr>
          <w:rtl w:val="0"/>
        </w:rPr>
        <w:tab/>
        <w:t xml:space="preserve">{</w:t>
      </w:r>
    </w:p>
    <w:p w:rsidR="00000000" w:rsidDel="00000000" w:rsidP="00000000" w:rsidRDefault="00000000" w:rsidRPr="00000000" w14:paraId="00000472">
      <w:pPr>
        <w:pageBreakBefore w:val="0"/>
        <w:rPr/>
      </w:pPr>
      <w:r w:rsidDel="00000000" w:rsidR="00000000" w:rsidRPr="00000000">
        <w:rPr>
          <w:rtl w:val="0"/>
        </w:rPr>
        <w:tab/>
        <w:tab/>
        <w:t xml:space="preserve">printf("Moi nhap ma lop hoc [%d]:\n",i+1);</w:t>
      </w:r>
    </w:p>
    <w:p w:rsidR="00000000" w:rsidDel="00000000" w:rsidP="00000000" w:rsidRDefault="00000000" w:rsidRPr="00000000" w14:paraId="00000473">
      <w:pPr>
        <w:pageBreakBefore w:val="0"/>
        <w:rPr/>
      </w:pPr>
      <w:r w:rsidDel="00000000" w:rsidR="00000000" w:rsidRPr="00000000">
        <w:rPr>
          <w:rtl w:val="0"/>
        </w:rPr>
        <w:tab/>
        <w:tab/>
        <w:t xml:space="preserve">scanf("%d",&amp;K[i].ClassID);</w:t>
      </w:r>
    </w:p>
    <w:p w:rsidR="00000000" w:rsidDel="00000000" w:rsidP="00000000" w:rsidRDefault="00000000" w:rsidRPr="00000000" w14:paraId="00000474">
      <w:pPr>
        <w:pageBreakBefore w:val="0"/>
        <w:rPr/>
      </w:pPr>
      <w:r w:rsidDel="00000000" w:rsidR="00000000" w:rsidRPr="00000000">
        <w:rPr>
          <w:rtl w:val="0"/>
        </w:rPr>
        <w:tab/>
        <w:tab/>
        <w:t xml:space="preserve">printf("Nhap hoc phan [%d]:\n",i+1);</w:t>
      </w:r>
    </w:p>
    <w:p w:rsidR="00000000" w:rsidDel="00000000" w:rsidP="00000000" w:rsidRDefault="00000000" w:rsidRPr="00000000" w14:paraId="00000475">
      <w:pPr>
        <w:pageBreakBefore w:val="0"/>
        <w:rPr/>
      </w:pPr>
      <w:r w:rsidDel="00000000" w:rsidR="00000000" w:rsidRPr="00000000">
        <w:rPr>
          <w:rtl w:val="0"/>
        </w:rPr>
        <w:tab/>
        <w:tab/>
        <w:t xml:space="preserve">fflush(stdin);</w:t>
      </w:r>
    </w:p>
    <w:p w:rsidR="00000000" w:rsidDel="00000000" w:rsidP="00000000" w:rsidRDefault="00000000" w:rsidRPr="00000000" w14:paraId="00000476">
      <w:pPr>
        <w:pageBreakBefore w:val="0"/>
        <w:rPr/>
      </w:pPr>
      <w:r w:rsidDel="00000000" w:rsidR="00000000" w:rsidRPr="00000000">
        <w:rPr>
          <w:rtl w:val="0"/>
        </w:rPr>
        <w:tab/>
        <w:tab/>
        <w:t xml:space="preserve">gets(K[i].CourseName);</w:t>
      </w:r>
    </w:p>
    <w:p w:rsidR="00000000" w:rsidDel="00000000" w:rsidP="00000000" w:rsidRDefault="00000000" w:rsidRPr="00000000" w14:paraId="00000477">
      <w:pPr>
        <w:pageBreakBefore w:val="0"/>
        <w:rPr/>
      </w:pPr>
      <w:r w:rsidDel="00000000" w:rsidR="00000000" w:rsidRPr="00000000">
        <w:rPr>
          <w:rtl w:val="0"/>
        </w:rPr>
        <w:tab/>
        <w:tab/>
        <w:t xml:space="preserve">//printf("%d",atoi(K[i].CourseName));</w:t>
      </w:r>
    </w:p>
    <w:p w:rsidR="00000000" w:rsidDel="00000000" w:rsidP="00000000" w:rsidRDefault="00000000" w:rsidRPr="00000000" w14:paraId="00000478">
      <w:pPr>
        <w:pageBreakBefore w:val="0"/>
        <w:rPr/>
      </w:pPr>
      <w:r w:rsidDel="00000000" w:rsidR="00000000" w:rsidRPr="00000000">
        <w:rPr>
          <w:rtl w:val="0"/>
        </w:rPr>
        <w:tab/>
        <w:tab/>
        <w:t xml:space="preserve">printf("Nhap so phong [%d]:\n",i+1);</w:t>
      </w:r>
    </w:p>
    <w:p w:rsidR="00000000" w:rsidDel="00000000" w:rsidP="00000000" w:rsidRDefault="00000000" w:rsidRPr="00000000" w14:paraId="00000479">
      <w:pPr>
        <w:pageBreakBefore w:val="0"/>
        <w:rPr/>
      </w:pPr>
      <w:r w:rsidDel="00000000" w:rsidR="00000000" w:rsidRPr="00000000">
        <w:rPr>
          <w:rtl w:val="0"/>
        </w:rPr>
        <w:tab/>
        <w:tab/>
        <w:t xml:space="preserve">fflush(stdin);</w:t>
      </w:r>
    </w:p>
    <w:p w:rsidR="00000000" w:rsidDel="00000000" w:rsidP="00000000" w:rsidRDefault="00000000" w:rsidRPr="00000000" w14:paraId="0000047A">
      <w:pPr>
        <w:pageBreakBefore w:val="0"/>
        <w:rPr/>
      </w:pPr>
      <w:r w:rsidDel="00000000" w:rsidR="00000000" w:rsidRPr="00000000">
        <w:rPr>
          <w:rtl w:val="0"/>
        </w:rPr>
        <w:tab/>
        <w:tab/>
        <w:t xml:space="preserve">gets(K[i].Room);</w:t>
      </w:r>
    </w:p>
    <w:p w:rsidR="00000000" w:rsidDel="00000000" w:rsidP="00000000" w:rsidRDefault="00000000" w:rsidRPr="00000000" w14:paraId="0000047B">
      <w:pPr>
        <w:pageBreakBefore w:val="0"/>
        <w:rPr/>
      </w:pPr>
      <w:r w:rsidDel="00000000" w:rsidR="00000000" w:rsidRPr="00000000">
        <w:rPr>
          <w:rtl w:val="0"/>
        </w:rPr>
        <w:tab/>
        <w:tab/>
        <w:t xml:space="preserve">printf("Nhap ngay hoc cua lop [%d]:\n",i+1);</w:t>
      </w:r>
    </w:p>
    <w:p w:rsidR="00000000" w:rsidDel="00000000" w:rsidP="00000000" w:rsidRDefault="00000000" w:rsidRPr="00000000" w14:paraId="0000047C">
      <w:pPr>
        <w:pageBreakBefore w:val="0"/>
        <w:rPr/>
      </w:pPr>
      <w:r w:rsidDel="00000000" w:rsidR="00000000" w:rsidRPr="00000000">
        <w:rPr>
          <w:rtl w:val="0"/>
        </w:rPr>
        <w:tab/>
        <w:tab/>
        <w:t xml:space="preserve">scanf("%d",&amp;K[i].Day);</w:t>
      </w:r>
    </w:p>
    <w:p w:rsidR="00000000" w:rsidDel="00000000" w:rsidP="00000000" w:rsidRDefault="00000000" w:rsidRPr="00000000" w14:paraId="0000047D">
      <w:pPr>
        <w:pageBreakBefore w:val="0"/>
        <w:rPr/>
      </w:pPr>
      <w:r w:rsidDel="00000000" w:rsidR="00000000" w:rsidRPr="00000000">
        <w:rPr>
          <w:rtl w:val="0"/>
        </w:rPr>
        <w:tab/>
        <w:tab/>
        <w:t xml:space="preserve">while(K[i].Day&lt;2||K[i].Day&gt;7)</w:t>
      </w:r>
    </w:p>
    <w:p w:rsidR="00000000" w:rsidDel="00000000" w:rsidP="00000000" w:rsidRDefault="00000000" w:rsidRPr="00000000" w14:paraId="0000047E">
      <w:pPr>
        <w:pageBreakBefore w:val="0"/>
        <w:rPr/>
      </w:pPr>
      <w:r w:rsidDel="00000000" w:rsidR="00000000" w:rsidRPr="00000000">
        <w:rPr>
          <w:rtl w:val="0"/>
        </w:rPr>
        <w:tab/>
        <w:tab/>
        <w:t xml:space="preserve">{</w:t>
      </w:r>
    </w:p>
    <w:p w:rsidR="00000000" w:rsidDel="00000000" w:rsidP="00000000" w:rsidRDefault="00000000" w:rsidRPr="00000000" w14:paraId="0000047F">
      <w:pPr>
        <w:pageBreakBefore w:val="0"/>
        <w:rPr/>
      </w:pPr>
      <w:r w:rsidDel="00000000" w:rsidR="00000000" w:rsidRPr="00000000">
        <w:rPr>
          <w:rtl w:val="0"/>
        </w:rPr>
        <w:tab/>
        <w:tab/>
        <w:t xml:space="preserve">printf("moi nhap lai ngay hoc cua lop [%d]:\n",i+1);</w:t>
      </w:r>
    </w:p>
    <w:p w:rsidR="00000000" w:rsidDel="00000000" w:rsidP="00000000" w:rsidRDefault="00000000" w:rsidRPr="00000000" w14:paraId="00000480">
      <w:pPr>
        <w:pageBreakBefore w:val="0"/>
        <w:rPr/>
      </w:pPr>
      <w:r w:rsidDel="00000000" w:rsidR="00000000" w:rsidRPr="00000000">
        <w:rPr>
          <w:rtl w:val="0"/>
        </w:rPr>
        <w:tab/>
        <w:tab/>
        <w:t xml:space="preserve">scanf("%d",&amp;K[i].Day);</w:t>
      </w:r>
    </w:p>
    <w:p w:rsidR="00000000" w:rsidDel="00000000" w:rsidP="00000000" w:rsidRDefault="00000000" w:rsidRPr="00000000" w14:paraId="00000481">
      <w:pPr>
        <w:pageBreakBefore w:val="0"/>
        <w:rPr/>
      </w:pPr>
      <w:r w:rsidDel="00000000" w:rsidR="00000000" w:rsidRPr="00000000">
        <w:rPr>
          <w:rtl w:val="0"/>
        </w:rPr>
        <w:tab/>
        <w:tab/>
        <w:t xml:space="preserve">}</w:t>
      </w:r>
    </w:p>
    <w:p w:rsidR="00000000" w:rsidDel="00000000" w:rsidP="00000000" w:rsidRDefault="00000000" w:rsidRPr="00000000" w14:paraId="00000482">
      <w:pPr>
        <w:pageBreakBefore w:val="0"/>
        <w:rPr/>
      </w:pPr>
      <w:r w:rsidDel="00000000" w:rsidR="00000000" w:rsidRPr="00000000">
        <w:rPr>
          <w:rtl w:val="0"/>
        </w:rPr>
        <w:tab/>
        <w:tab/>
        <w:t xml:space="preserve">printf("Nhap ca hoc cua lop [%d]:\n",i+1);</w:t>
      </w:r>
    </w:p>
    <w:p w:rsidR="00000000" w:rsidDel="00000000" w:rsidP="00000000" w:rsidRDefault="00000000" w:rsidRPr="00000000" w14:paraId="00000483">
      <w:pPr>
        <w:pageBreakBefore w:val="0"/>
        <w:rPr/>
      </w:pPr>
      <w:r w:rsidDel="00000000" w:rsidR="00000000" w:rsidRPr="00000000">
        <w:rPr>
          <w:rtl w:val="0"/>
        </w:rPr>
        <w:tab/>
        <w:tab/>
        <w:t xml:space="preserve">fflush(stdin);</w:t>
      </w:r>
    </w:p>
    <w:p w:rsidR="00000000" w:rsidDel="00000000" w:rsidP="00000000" w:rsidRDefault="00000000" w:rsidRPr="00000000" w14:paraId="00000484">
      <w:pPr>
        <w:pageBreakBefore w:val="0"/>
        <w:rPr/>
      </w:pPr>
      <w:r w:rsidDel="00000000" w:rsidR="00000000" w:rsidRPr="00000000">
        <w:rPr>
          <w:rtl w:val="0"/>
        </w:rPr>
        <w:tab/>
        <w:tab/>
        <w:t xml:space="preserve">gets(K[i].slots);</w:t>
      </w:r>
    </w:p>
    <w:p w:rsidR="00000000" w:rsidDel="00000000" w:rsidP="00000000" w:rsidRDefault="00000000" w:rsidRPr="00000000" w14:paraId="00000485">
      <w:pPr>
        <w:pageBreakBefore w:val="0"/>
        <w:rPr/>
      </w:pPr>
      <w:r w:rsidDel="00000000" w:rsidR="00000000" w:rsidRPr="00000000">
        <w:rPr>
          <w:rtl w:val="0"/>
        </w:rPr>
        <w:tab/>
        <w:tab/>
      </w:r>
    </w:p>
    <w:p w:rsidR="00000000" w:rsidDel="00000000" w:rsidP="00000000" w:rsidRDefault="00000000" w:rsidRPr="00000000" w14:paraId="00000486">
      <w:pPr>
        <w:pageBreakBefore w:val="0"/>
        <w:rPr/>
      </w:pPr>
      <w:r w:rsidDel="00000000" w:rsidR="00000000" w:rsidRPr="00000000">
        <w:rPr>
          <w:rtl w:val="0"/>
        </w:rPr>
        <w:tab/>
        <w:t xml:space="preserve">}</w:t>
      </w:r>
    </w:p>
    <w:p w:rsidR="00000000" w:rsidDel="00000000" w:rsidP="00000000" w:rsidRDefault="00000000" w:rsidRPr="00000000" w14:paraId="00000487">
      <w:pPr>
        <w:pageBreakBefore w:val="0"/>
        <w:rPr/>
      </w:pPr>
      <w:r w:rsidDel="00000000" w:rsidR="00000000" w:rsidRPr="00000000">
        <w:rPr>
          <w:rtl w:val="0"/>
        </w:rPr>
        <w:t xml:space="preserve">}</w:t>
      </w:r>
    </w:p>
    <w:p w:rsidR="00000000" w:rsidDel="00000000" w:rsidP="00000000" w:rsidRDefault="00000000" w:rsidRPr="00000000" w14:paraId="00000488">
      <w:pPr>
        <w:pageBreakBefore w:val="0"/>
        <w:rPr/>
      </w:pPr>
      <w:r w:rsidDel="00000000" w:rsidR="00000000" w:rsidRPr="00000000">
        <w:rPr>
          <w:rtl w:val="0"/>
        </w:rPr>
      </w:r>
    </w:p>
    <w:p w:rsidR="00000000" w:rsidDel="00000000" w:rsidP="00000000" w:rsidRDefault="00000000" w:rsidRPr="00000000" w14:paraId="00000489">
      <w:pPr>
        <w:pageBreakBefore w:val="0"/>
        <w:rPr/>
      </w:pPr>
      <w:r w:rsidDel="00000000" w:rsidR="00000000" w:rsidRPr="00000000">
        <w:rPr>
          <w:rtl w:val="0"/>
        </w:rPr>
        <w:t xml:space="preserve">void nhapthem(lop*K,int n,int j)</w:t>
      </w:r>
    </w:p>
    <w:p w:rsidR="00000000" w:rsidDel="00000000" w:rsidP="00000000" w:rsidRDefault="00000000" w:rsidRPr="00000000" w14:paraId="0000048A">
      <w:pPr>
        <w:pageBreakBefore w:val="0"/>
        <w:rPr/>
      </w:pPr>
      <w:r w:rsidDel="00000000" w:rsidR="00000000" w:rsidRPr="00000000">
        <w:rPr>
          <w:rtl w:val="0"/>
        </w:rPr>
        <w:t xml:space="preserve">{</w:t>
      </w:r>
    </w:p>
    <w:p w:rsidR="00000000" w:rsidDel="00000000" w:rsidP="00000000" w:rsidRDefault="00000000" w:rsidRPr="00000000" w14:paraId="0000048B">
      <w:pPr>
        <w:pageBreakBefore w:val="0"/>
        <w:rPr/>
      </w:pPr>
      <w:r w:rsidDel="00000000" w:rsidR="00000000" w:rsidRPr="00000000">
        <w:rPr>
          <w:rtl w:val="0"/>
        </w:rPr>
        <w:tab/>
        <w:t xml:space="preserve">int i;</w:t>
      </w:r>
    </w:p>
    <w:p w:rsidR="00000000" w:rsidDel="00000000" w:rsidP="00000000" w:rsidRDefault="00000000" w:rsidRPr="00000000" w14:paraId="0000048C">
      <w:pPr>
        <w:pageBreakBefore w:val="0"/>
        <w:rPr/>
      </w:pPr>
      <w:r w:rsidDel="00000000" w:rsidR="00000000" w:rsidRPr="00000000">
        <w:rPr>
          <w:rtl w:val="0"/>
        </w:rPr>
        <w:tab/>
        <w:t xml:space="preserve">for(i=n-j;i&lt;n;i++)</w:t>
      </w:r>
    </w:p>
    <w:p w:rsidR="00000000" w:rsidDel="00000000" w:rsidP="00000000" w:rsidRDefault="00000000" w:rsidRPr="00000000" w14:paraId="0000048D">
      <w:pPr>
        <w:pageBreakBefore w:val="0"/>
        <w:rPr/>
      </w:pPr>
      <w:r w:rsidDel="00000000" w:rsidR="00000000" w:rsidRPr="00000000">
        <w:rPr>
          <w:rtl w:val="0"/>
        </w:rPr>
        <w:tab/>
        <w:t xml:space="preserve">{</w:t>
      </w:r>
    </w:p>
    <w:p w:rsidR="00000000" w:rsidDel="00000000" w:rsidP="00000000" w:rsidRDefault="00000000" w:rsidRPr="00000000" w14:paraId="0000048E">
      <w:pPr>
        <w:pageBreakBefore w:val="0"/>
        <w:rPr/>
      </w:pPr>
      <w:r w:rsidDel="00000000" w:rsidR="00000000" w:rsidRPr="00000000">
        <w:rPr>
          <w:rtl w:val="0"/>
        </w:rPr>
        <w:tab/>
        <w:tab/>
        <w:tab/>
        <w:t xml:space="preserve">printf("Moi nhap ma lop hoc [%d]:\n",i+1);</w:t>
      </w:r>
    </w:p>
    <w:p w:rsidR="00000000" w:rsidDel="00000000" w:rsidP="00000000" w:rsidRDefault="00000000" w:rsidRPr="00000000" w14:paraId="0000048F">
      <w:pPr>
        <w:pageBreakBefore w:val="0"/>
        <w:rPr/>
      </w:pPr>
      <w:r w:rsidDel="00000000" w:rsidR="00000000" w:rsidRPr="00000000">
        <w:rPr>
          <w:rtl w:val="0"/>
        </w:rPr>
        <w:tab/>
        <w:tab/>
        <w:t xml:space="preserve">scanf("%d",&amp;K[i].ClassID);</w:t>
      </w:r>
    </w:p>
    <w:p w:rsidR="00000000" w:rsidDel="00000000" w:rsidP="00000000" w:rsidRDefault="00000000" w:rsidRPr="00000000" w14:paraId="00000490">
      <w:pPr>
        <w:pageBreakBefore w:val="0"/>
        <w:rPr/>
      </w:pPr>
      <w:r w:rsidDel="00000000" w:rsidR="00000000" w:rsidRPr="00000000">
        <w:rPr>
          <w:rtl w:val="0"/>
        </w:rPr>
        <w:tab/>
        <w:tab/>
        <w:t xml:space="preserve">printf("Nhap hoc phan [%d]:\n",i+1);</w:t>
      </w:r>
    </w:p>
    <w:p w:rsidR="00000000" w:rsidDel="00000000" w:rsidP="00000000" w:rsidRDefault="00000000" w:rsidRPr="00000000" w14:paraId="00000491">
      <w:pPr>
        <w:pageBreakBefore w:val="0"/>
        <w:rPr/>
      </w:pPr>
      <w:r w:rsidDel="00000000" w:rsidR="00000000" w:rsidRPr="00000000">
        <w:rPr>
          <w:rtl w:val="0"/>
        </w:rPr>
        <w:tab/>
        <w:tab/>
        <w:t xml:space="preserve">fflush(stdin);</w:t>
      </w:r>
    </w:p>
    <w:p w:rsidR="00000000" w:rsidDel="00000000" w:rsidP="00000000" w:rsidRDefault="00000000" w:rsidRPr="00000000" w14:paraId="00000492">
      <w:pPr>
        <w:pageBreakBefore w:val="0"/>
        <w:rPr/>
      </w:pPr>
      <w:r w:rsidDel="00000000" w:rsidR="00000000" w:rsidRPr="00000000">
        <w:rPr>
          <w:rtl w:val="0"/>
        </w:rPr>
        <w:tab/>
        <w:tab/>
        <w:t xml:space="preserve">gets(K[i].CourseName);</w:t>
      </w:r>
    </w:p>
    <w:p w:rsidR="00000000" w:rsidDel="00000000" w:rsidP="00000000" w:rsidRDefault="00000000" w:rsidRPr="00000000" w14:paraId="00000493">
      <w:pPr>
        <w:pageBreakBefore w:val="0"/>
        <w:rPr/>
      </w:pPr>
      <w:r w:rsidDel="00000000" w:rsidR="00000000" w:rsidRPr="00000000">
        <w:rPr>
          <w:rtl w:val="0"/>
        </w:rPr>
        <w:tab/>
        <w:tab/>
        <w:t xml:space="preserve">printf("Nhap so phong [%d]:\n",i+1);</w:t>
      </w:r>
    </w:p>
    <w:p w:rsidR="00000000" w:rsidDel="00000000" w:rsidP="00000000" w:rsidRDefault="00000000" w:rsidRPr="00000000" w14:paraId="00000494">
      <w:pPr>
        <w:pageBreakBefore w:val="0"/>
        <w:rPr/>
      </w:pPr>
      <w:r w:rsidDel="00000000" w:rsidR="00000000" w:rsidRPr="00000000">
        <w:rPr>
          <w:rtl w:val="0"/>
        </w:rPr>
        <w:tab/>
        <w:tab/>
        <w:t xml:space="preserve">fflush(stdin);</w:t>
      </w:r>
    </w:p>
    <w:p w:rsidR="00000000" w:rsidDel="00000000" w:rsidP="00000000" w:rsidRDefault="00000000" w:rsidRPr="00000000" w14:paraId="00000495">
      <w:pPr>
        <w:pageBreakBefore w:val="0"/>
        <w:rPr/>
      </w:pPr>
      <w:r w:rsidDel="00000000" w:rsidR="00000000" w:rsidRPr="00000000">
        <w:rPr>
          <w:rtl w:val="0"/>
        </w:rPr>
        <w:tab/>
        <w:tab/>
        <w:t xml:space="preserve">gets(K[i].Room);</w:t>
      </w:r>
    </w:p>
    <w:p w:rsidR="00000000" w:rsidDel="00000000" w:rsidP="00000000" w:rsidRDefault="00000000" w:rsidRPr="00000000" w14:paraId="00000496">
      <w:pPr>
        <w:pageBreakBefore w:val="0"/>
        <w:rPr/>
      </w:pPr>
      <w:r w:rsidDel="00000000" w:rsidR="00000000" w:rsidRPr="00000000">
        <w:rPr>
          <w:rtl w:val="0"/>
        </w:rPr>
        <w:tab/>
        <w:tab/>
        <w:t xml:space="preserve">printf("Nhap ngay hoc cua lop [%d]:\n",i+1);</w:t>
      </w:r>
    </w:p>
    <w:p w:rsidR="00000000" w:rsidDel="00000000" w:rsidP="00000000" w:rsidRDefault="00000000" w:rsidRPr="00000000" w14:paraId="00000497">
      <w:pPr>
        <w:pageBreakBefore w:val="0"/>
        <w:rPr/>
      </w:pPr>
      <w:r w:rsidDel="00000000" w:rsidR="00000000" w:rsidRPr="00000000">
        <w:rPr>
          <w:rtl w:val="0"/>
        </w:rPr>
        <w:tab/>
        <w:tab/>
        <w:t xml:space="preserve">scanf("%d",&amp;K[i].Day);</w:t>
      </w:r>
    </w:p>
    <w:p w:rsidR="00000000" w:rsidDel="00000000" w:rsidP="00000000" w:rsidRDefault="00000000" w:rsidRPr="00000000" w14:paraId="00000498">
      <w:pPr>
        <w:pageBreakBefore w:val="0"/>
        <w:rPr/>
      </w:pPr>
      <w:r w:rsidDel="00000000" w:rsidR="00000000" w:rsidRPr="00000000">
        <w:rPr>
          <w:rtl w:val="0"/>
        </w:rPr>
        <w:tab/>
        <w:tab/>
        <w:t xml:space="preserve">while(K[i].Day&lt;2||K[i].Day&gt;7)</w:t>
      </w:r>
    </w:p>
    <w:p w:rsidR="00000000" w:rsidDel="00000000" w:rsidP="00000000" w:rsidRDefault="00000000" w:rsidRPr="00000000" w14:paraId="00000499">
      <w:pPr>
        <w:pageBreakBefore w:val="0"/>
        <w:rPr/>
      </w:pPr>
      <w:r w:rsidDel="00000000" w:rsidR="00000000" w:rsidRPr="00000000">
        <w:rPr>
          <w:rtl w:val="0"/>
        </w:rPr>
        <w:tab/>
        <w:tab/>
        <w:t xml:space="preserve">{</w:t>
      </w:r>
    </w:p>
    <w:p w:rsidR="00000000" w:rsidDel="00000000" w:rsidP="00000000" w:rsidRDefault="00000000" w:rsidRPr="00000000" w14:paraId="0000049A">
      <w:pPr>
        <w:pageBreakBefore w:val="0"/>
        <w:rPr/>
      </w:pPr>
      <w:r w:rsidDel="00000000" w:rsidR="00000000" w:rsidRPr="00000000">
        <w:rPr>
          <w:rtl w:val="0"/>
        </w:rPr>
        <w:tab/>
        <w:tab/>
        <w:t xml:space="preserve">printf("moi nhap lai ngay hoc cua lop [%d]:\n",i+1);</w:t>
      </w:r>
    </w:p>
    <w:p w:rsidR="00000000" w:rsidDel="00000000" w:rsidP="00000000" w:rsidRDefault="00000000" w:rsidRPr="00000000" w14:paraId="0000049B">
      <w:pPr>
        <w:pageBreakBefore w:val="0"/>
        <w:rPr/>
      </w:pPr>
      <w:r w:rsidDel="00000000" w:rsidR="00000000" w:rsidRPr="00000000">
        <w:rPr>
          <w:rtl w:val="0"/>
        </w:rPr>
        <w:tab/>
        <w:tab/>
        <w:t xml:space="preserve">scanf("%d",&amp;K[i].Day);</w:t>
      </w:r>
    </w:p>
    <w:p w:rsidR="00000000" w:rsidDel="00000000" w:rsidP="00000000" w:rsidRDefault="00000000" w:rsidRPr="00000000" w14:paraId="0000049C">
      <w:pPr>
        <w:pageBreakBefore w:val="0"/>
        <w:rPr/>
      </w:pPr>
      <w:r w:rsidDel="00000000" w:rsidR="00000000" w:rsidRPr="00000000">
        <w:rPr>
          <w:rtl w:val="0"/>
        </w:rPr>
        <w:tab/>
        <w:tab/>
        <w:t xml:space="preserve">}</w:t>
      </w:r>
    </w:p>
    <w:p w:rsidR="00000000" w:rsidDel="00000000" w:rsidP="00000000" w:rsidRDefault="00000000" w:rsidRPr="00000000" w14:paraId="0000049D">
      <w:pPr>
        <w:pageBreakBefore w:val="0"/>
        <w:rPr/>
      </w:pPr>
      <w:r w:rsidDel="00000000" w:rsidR="00000000" w:rsidRPr="00000000">
        <w:rPr>
          <w:rtl w:val="0"/>
        </w:rPr>
        <w:tab/>
        <w:tab/>
        <w:t xml:space="preserve">printf("Nhap ca hoc cua lop [%d]:\n",i+1);</w:t>
      </w:r>
    </w:p>
    <w:p w:rsidR="00000000" w:rsidDel="00000000" w:rsidP="00000000" w:rsidRDefault="00000000" w:rsidRPr="00000000" w14:paraId="0000049E">
      <w:pPr>
        <w:pageBreakBefore w:val="0"/>
        <w:rPr/>
      </w:pPr>
      <w:r w:rsidDel="00000000" w:rsidR="00000000" w:rsidRPr="00000000">
        <w:rPr>
          <w:rtl w:val="0"/>
        </w:rPr>
        <w:tab/>
        <w:tab/>
        <w:t xml:space="preserve">fflush(stdin);</w:t>
      </w:r>
    </w:p>
    <w:p w:rsidR="00000000" w:rsidDel="00000000" w:rsidP="00000000" w:rsidRDefault="00000000" w:rsidRPr="00000000" w14:paraId="0000049F">
      <w:pPr>
        <w:pageBreakBefore w:val="0"/>
        <w:rPr/>
      </w:pPr>
      <w:r w:rsidDel="00000000" w:rsidR="00000000" w:rsidRPr="00000000">
        <w:rPr>
          <w:rtl w:val="0"/>
        </w:rPr>
        <w:tab/>
        <w:tab/>
        <w:t xml:space="preserve">gets(K[i].slots);</w:t>
      </w:r>
    </w:p>
    <w:p w:rsidR="00000000" w:rsidDel="00000000" w:rsidP="00000000" w:rsidRDefault="00000000" w:rsidRPr="00000000" w14:paraId="000004A0">
      <w:pPr>
        <w:pageBreakBefore w:val="0"/>
        <w:rPr/>
      </w:pPr>
      <w:r w:rsidDel="00000000" w:rsidR="00000000" w:rsidRPr="00000000">
        <w:rPr>
          <w:rtl w:val="0"/>
        </w:rPr>
        <w:tab/>
        <w:t xml:space="preserve">    while(K[i].slots[1]!=45)</w:t>
      </w:r>
    </w:p>
    <w:p w:rsidR="00000000" w:rsidDel="00000000" w:rsidP="00000000" w:rsidRDefault="00000000" w:rsidRPr="00000000" w14:paraId="000004A1">
      <w:pPr>
        <w:pageBreakBefore w:val="0"/>
        <w:rPr/>
      </w:pPr>
      <w:r w:rsidDel="00000000" w:rsidR="00000000" w:rsidRPr="00000000">
        <w:rPr>
          <w:rtl w:val="0"/>
        </w:rPr>
        <w:tab/>
        <w:t xml:space="preserve">    {</w:t>
      </w:r>
    </w:p>
    <w:p w:rsidR="00000000" w:rsidDel="00000000" w:rsidP="00000000" w:rsidRDefault="00000000" w:rsidRPr="00000000" w14:paraId="000004A2">
      <w:pPr>
        <w:pageBreakBefore w:val="0"/>
        <w:rPr/>
      </w:pPr>
      <w:r w:rsidDel="00000000" w:rsidR="00000000" w:rsidRPr="00000000">
        <w:rPr>
          <w:rtl w:val="0"/>
        </w:rPr>
        <w:tab/>
        <w:t xml:space="preserve">    </w:t>
        <w:tab/>
        <w:t xml:space="preserve">printf("Nhap lai ca hoc cua lop [%d]:\n",i+1);</w:t>
      </w:r>
    </w:p>
    <w:p w:rsidR="00000000" w:rsidDel="00000000" w:rsidP="00000000" w:rsidRDefault="00000000" w:rsidRPr="00000000" w14:paraId="000004A3">
      <w:pPr>
        <w:pageBreakBefore w:val="0"/>
        <w:rPr/>
      </w:pPr>
      <w:r w:rsidDel="00000000" w:rsidR="00000000" w:rsidRPr="00000000">
        <w:rPr>
          <w:rtl w:val="0"/>
        </w:rPr>
        <w:tab/>
        <w:tab/>
        <w:t xml:space="preserve">    fflush(stdin);</w:t>
      </w:r>
    </w:p>
    <w:p w:rsidR="00000000" w:rsidDel="00000000" w:rsidP="00000000" w:rsidRDefault="00000000" w:rsidRPr="00000000" w14:paraId="000004A4">
      <w:pPr>
        <w:pageBreakBefore w:val="0"/>
        <w:rPr/>
      </w:pPr>
      <w:r w:rsidDel="00000000" w:rsidR="00000000" w:rsidRPr="00000000">
        <w:rPr>
          <w:rtl w:val="0"/>
        </w:rPr>
        <w:tab/>
        <w:t xml:space="preserve">       </w:t>
        <w:tab/>
        <w:t xml:space="preserve">gets(K[i].slots);</w:t>
      </w:r>
    </w:p>
    <w:p w:rsidR="00000000" w:rsidDel="00000000" w:rsidP="00000000" w:rsidRDefault="00000000" w:rsidRPr="00000000" w14:paraId="000004A5">
      <w:pPr>
        <w:pageBreakBefore w:val="0"/>
        <w:rPr/>
      </w:pPr>
      <w:r w:rsidDel="00000000" w:rsidR="00000000" w:rsidRPr="00000000">
        <w:rPr>
          <w:rtl w:val="0"/>
        </w:rPr>
        <w:tab/>
        <w:tab/>
        <w:t xml:space="preserve">}</w:t>
      </w:r>
    </w:p>
    <w:p w:rsidR="00000000" w:rsidDel="00000000" w:rsidP="00000000" w:rsidRDefault="00000000" w:rsidRPr="00000000" w14:paraId="000004A6">
      <w:pPr>
        <w:pageBreakBefore w:val="0"/>
        <w:rPr/>
      </w:pPr>
      <w:r w:rsidDel="00000000" w:rsidR="00000000" w:rsidRPr="00000000">
        <w:rPr>
          <w:rtl w:val="0"/>
        </w:rPr>
        <w:tab/>
        <w:tab/>
      </w:r>
    </w:p>
    <w:p w:rsidR="00000000" w:rsidDel="00000000" w:rsidP="00000000" w:rsidRDefault="00000000" w:rsidRPr="00000000" w14:paraId="000004A7">
      <w:pPr>
        <w:pageBreakBefore w:val="0"/>
        <w:rPr/>
      </w:pPr>
      <w:r w:rsidDel="00000000" w:rsidR="00000000" w:rsidRPr="00000000">
        <w:rPr>
          <w:rtl w:val="0"/>
        </w:rPr>
        <w:tab/>
        <w:t xml:space="preserve">}</w:t>
      </w:r>
    </w:p>
    <w:p w:rsidR="00000000" w:rsidDel="00000000" w:rsidP="00000000" w:rsidRDefault="00000000" w:rsidRPr="00000000" w14:paraId="000004A8">
      <w:pPr>
        <w:pageBreakBefore w:val="0"/>
        <w:rPr/>
      </w:pPr>
      <w:r w:rsidDel="00000000" w:rsidR="00000000" w:rsidRPr="00000000">
        <w:rPr>
          <w:rtl w:val="0"/>
        </w:rPr>
        <w:t xml:space="preserve">}</w:t>
      </w:r>
    </w:p>
    <w:p w:rsidR="00000000" w:rsidDel="00000000" w:rsidP="00000000" w:rsidRDefault="00000000" w:rsidRPr="00000000" w14:paraId="000004A9">
      <w:pPr>
        <w:pageBreakBefore w:val="0"/>
        <w:rPr/>
      </w:pPr>
      <w:r w:rsidDel="00000000" w:rsidR="00000000" w:rsidRPr="00000000">
        <w:rPr>
          <w:rtl w:val="0"/>
        </w:rPr>
        <w:t xml:space="preserve">int inra(lop*K,int n)</w:t>
      </w:r>
    </w:p>
    <w:p w:rsidR="00000000" w:rsidDel="00000000" w:rsidP="00000000" w:rsidRDefault="00000000" w:rsidRPr="00000000" w14:paraId="000004AA">
      <w:pPr>
        <w:pageBreakBefore w:val="0"/>
        <w:rPr/>
      </w:pPr>
      <w:r w:rsidDel="00000000" w:rsidR="00000000" w:rsidRPr="00000000">
        <w:rPr>
          <w:rtl w:val="0"/>
        </w:rPr>
        <w:t xml:space="preserve">{</w:t>
      </w:r>
    </w:p>
    <w:p w:rsidR="00000000" w:rsidDel="00000000" w:rsidP="00000000" w:rsidRDefault="00000000" w:rsidRPr="00000000" w14:paraId="000004AB">
      <w:pPr>
        <w:pageBreakBefore w:val="0"/>
        <w:rPr/>
      </w:pPr>
      <w:r w:rsidDel="00000000" w:rsidR="00000000" w:rsidRPr="00000000">
        <w:rPr>
          <w:rtl w:val="0"/>
        </w:rPr>
        <w:t xml:space="preserve">int i;</w:t>
      </w:r>
    </w:p>
    <w:p w:rsidR="00000000" w:rsidDel="00000000" w:rsidP="00000000" w:rsidRDefault="00000000" w:rsidRPr="00000000" w14:paraId="000004AC">
      <w:pPr>
        <w:pageBreakBefore w:val="0"/>
        <w:rPr/>
      </w:pPr>
      <w:r w:rsidDel="00000000" w:rsidR="00000000" w:rsidRPr="00000000">
        <w:rPr>
          <w:rtl w:val="0"/>
        </w:rPr>
        <w:t xml:space="preserve">printf("%-10s | %-30s | %-10s | %-10s | %-10s  | \n","Ma lop","Ten mon hoc","Ten phong","Thu","Tiet hoc");</w:t>
      </w:r>
    </w:p>
    <w:p w:rsidR="00000000" w:rsidDel="00000000" w:rsidP="00000000" w:rsidRDefault="00000000" w:rsidRPr="00000000" w14:paraId="000004AD">
      <w:pPr>
        <w:pageBreakBefore w:val="0"/>
        <w:rPr/>
      </w:pPr>
      <w:r w:rsidDel="00000000" w:rsidR="00000000" w:rsidRPr="00000000">
        <w:rPr>
          <w:rtl w:val="0"/>
        </w:rPr>
        <w:t xml:space="preserve">   for(i=0;i&lt;n;i++)</w:t>
      </w:r>
    </w:p>
    <w:p w:rsidR="00000000" w:rsidDel="00000000" w:rsidP="00000000" w:rsidRDefault="00000000" w:rsidRPr="00000000" w14:paraId="000004AE">
      <w:pPr>
        <w:pageBreakBefore w:val="0"/>
        <w:rPr/>
      </w:pPr>
      <w:r w:rsidDel="00000000" w:rsidR="00000000" w:rsidRPr="00000000">
        <w:rPr>
          <w:rtl w:val="0"/>
        </w:rPr>
        <w:t xml:space="preserve">   {</w:t>
      </w:r>
    </w:p>
    <w:p w:rsidR="00000000" w:rsidDel="00000000" w:rsidP="00000000" w:rsidRDefault="00000000" w:rsidRPr="00000000" w14:paraId="000004AF">
      <w:pPr>
        <w:pageBreakBefore w:val="0"/>
        <w:rPr/>
      </w:pPr>
      <w:r w:rsidDel="00000000" w:rsidR="00000000" w:rsidRPr="00000000">
        <w:rPr>
          <w:rtl w:val="0"/>
        </w:rPr>
        <w:t xml:space="preserve">      printf("%-10d | %-30s | %-10s | %-10d | %-10s  |\n",K[i].ClassID,K[i].CourseName,K[i].Room,K[i].Day,K[i].slots);</w:t>
      </w:r>
    </w:p>
    <w:p w:rsidR="00000000" w:rsidDel="00000000" w:rsidP="00000000" w:rsidRDefault="00000000" w:rsidRPr="00000000" w14:paraId="000004B0">
      <w:pPr>
        <w:pageBreakBefore w:val="0"/>
        <w:rPr/>
      </w:pPr>
      <w:r w:rsidDel="00000000" w:rsidR="00000000" w:rsidRPr="00000000">
        <w:rPr>
          <w:rtl w:val="0"/>
        </w:rPr>
        <w:t xml:space="preserve">   }</w:t>
      </w:r>
    </w:p>
    <w:p w:rsidR="00000000" w:rsidDel="00000000" w:rsidP="00000000" w:rsidRDefault="00000000" w:rsidRPr="00000000" w14:paraId="000004B1">
      <w:pPr>
        <w:pageBreakBefore w:val="0"/>
        <w:rPr/>
      </w:pPr>
      <w:r w:rsidDel="00000000" w:rsidR="00000000" w:rsidRPr="00000000">
        <w:rPr>
          <w:rtl w:val="0"/>
        </w:rPr>
        <w:t xml:space="preserve">}</w:t>
      </w:r>
    </w:p>
    <w:p w:rsidR="00000000" w:rsidDel="00000000" w:rsidP="00000000" w:rsidRDefault="00000000" w:rsidRPr="00000000" w14:paraId="000004B2">
      <w:pPr>
        <w:pageBreakBefore w:val="0"/>
        <w:rPr/>
      </w:pPr>
      <w:r w:rsidDel="00000000" w:rsidR="00000000" w:rsidRPr="00000000">
        <w:rPr>
          <w:rtl w:val="0"/>
        </w:rPr>
        <w:t xml:space="preserve">int timkiemtheophong(lop*K,int n)</w:t>
      </w:r>
    </w:p>
    <w:p w:rsidR="00000000" w:rsidDel="00000000" w:rsidP="00000000" w:rsidRDefault="00000000" w:rsidRPr="00000000" w14:paraId="000004B3">
      <w:pPr>
        <w:pageBreakBefore w:val="0"/>
        <w:rPr/>
      </w:pPr>
      <w:r w:rsidDel="00000000" w:rsidR="00000000" w:rsidRPr="00000000">
        <w:rPr>
          <w:rtl w:val="0"/>
        </w:rPr>
        <w:t xml:space="preserve">{</w:t>
      </w:r>
    </w:p>
    <w:p w:rsidR="00000000" w:rsidDel="00000000" w:rsidP="00000000" w:rsidRDefault="00000000" w:rsidRPr="00000000" w14:paraId="000004B4">
      <w:pPr>
        <w:pageBreakBefore w:val="0"/>
        <w:rPr/>
      </w:pPr>
      <w:r w:rsidDel="00000000" w:rsidR="00000000" w:rsidRPr="00000000">
        <w:rPr>
          <w:rtl w:val="0"/>
        </w:rPr>
        <w:tab/>
        <w:t xml:space="preserve">int i,dem=0,j=0;</w:t>
      </w:r>
    </w:p>
    <w:p w:rsidR="00000000" w:rsidDel="00000000" w:rsidP="00000000" w:rsidRDefault="00000000" w:rsidRPr="00000000" w14:paraId="000004B5">
      <w:pPr>
        <w:pageBreakBefore w:val="0"/>
        <w:rPr/>
      </w:pPr>
      <w:r w:rsidDel="00000000" w:rsidR="00000000" w:rsidRPr="00000000">
        <w:rPr>
          <w:rtl w:val="0"/>
        </w:rPr>
        <w:tab/>
        <w:t xml:space="preserve">char search[10];</w:t>
      </w:r>
    </w:p>
    <w:p w:rsidR="00000000" w:rsidDel="00000000" w:rsidP="00000000" w:rsidRDefault="00000000" w:rsidRPr="00000000" w14:paraId="000004B6">
      <w:pPr>
        <w:pageBreakBefore w:val="0"/>
        <w:rPr/>
      </w:pPr>
      <w:r w:rsidDel="00000000" w:rsidR="00000000" w:rsidRPr="00000000">
        <w:rPr>
          <w:rtl w:val="0"/>
        </w:rPr>
        <w:tab/>
        <w:t xml:space="preserve">printf("Moi nhap ten phong can tim :\n");</w:t>
      </w:r>
    </w:p>
    <w:p w:rsidR="00000000" w:rsidDel="00000000" w:rsidP="00000000" w:rsidRDefault="00000000" w:rsidRPr="00000000" w14:paraId="000004B7">
      <w:pPr>
        <w:pageBreakBefore w:val="0"/>
        <w:rPr/>
      </w:pPr>
      <w:r w:rsidDel="00000000" w:rsidR="00000000" w:rsidRPr="00000000">
        <w:rPr>
          <w:rtl w:val="0"/>
        </w:rPr>
        <w:tab/>
        <w:t xml:space="preserve">fflush(stdin);</w:t>
      </w:r>
    </w:p>
    <w:p w:rsidR="00000000" w:rsidDel="00000000" w:rsidP="00000000" w:rsidRDefault="00000000" w:rsidRPr="00000000" w14:paraId="000004B8">
      <w:pPr>
        <w:pageBreakBefore w:val="0"/>
        <w:rPr/>
      </w:pPr>
      <w:r w:rsidDel="00000000" w:rsidR="00000000" w:rsidRPr="00000000">
        <w:rPr>
          <w:rtl w:val="0"/>
        </w:rPr>
        <w:tab/>
        <w:t xml:space="preserve">gets(search);</w:t>
      </w:r>
    </w:p>
    <w:p w:rsidR="00000000" w:rsidDel="00000000" w:rsidP="00000000" w:rsidRDefault="00000000" w:rsidRPr="00000000" w14:paraId="000004B9">
      <w:pPr>
        <w:pageBreakBefore w:val="0"/>
        <w:rPr/>
      </w:pPr>
      <w:r w:rsidDel="00000000" w:rsidR="00000000" w:rsidRPr="00000000">
        <w:rPr>
          <w:rtl w:val="0"/>
        </w:rPr>
        <w:tab/>
        <w:t xml:space="preserve">for(i=0;i&lt;n;i++)</w:t>
      </w:r>
    </w:p>
    <w:p w:rsidR="00000000" w:rsidDel="00000000" w:rsidP="00000000" w:rsidRDefault="00000000" w:rsidRPr="00000000" w14:paraId="000004BA">
      <w:pPr>
        <w:pageBreakBefore w:val="0"/>
        <w:rPr/>
      </w:pPr>
      <w:r w:rsidDel="00000000" w:rsidR="00000000" w:rsidRPr="00000000">
        <w:rPr>
          <w:rtl w:val="0"/>
        </w:rPr>
        <w:tab/>
        <w:t xml:space="preserve">{</w:t>
      </w:r>
    </w:p>
    <w:p w:rsidR="00000000" w:rsidDel="00000000" w:rsidP="00000000" w:rsidRDefault="00000000" w:rsidRPr="00000000" w14:paraId="000004BB">
      <w:pPr>
        <w:pageBreakBefore w:val="0"/>
        <w:rPr/>
      </w:pPr>
      <w:r w:rsidDel="00000000" w:rsidR="00000000" w:rsidRPr="00000000">
        <w:rPr>
          <w:rtl w:val="0"/>
        </w:rPr>
        <w:tab/>
        <w:tab/>
        <w:t xml:space="preserve">if(strcasecmp(K[i].Room,search)==0)</w:t>
      </w:r>
    </w:p>
    <w:p w:rsidR="00000000" w:rsidDel="00000000" w:rsidP="00000000" w:rsidRDefault="00000000" w:rsidRPr="00000000" w14:paraId="000004BC">
      <w:pPr>
        <w:pageBreakBefore w:val="0"/>
        <w:rPr/>
      </w:pPr>
      <w:r w:rsidDel="00000000" w:rsidR="00000000" w:rsidRPr="00000000">
        <w:rPr>
          <w:rtl w:val="0"/>
        </w:rPr>
        <w:tab/>
        <w:tab/>
        <w:t xml:space="preserve">{</w:t>
      </w:r>
    </w:p>
    <w:p w:rsidR="00000000" w:rsidDel="00000000" w:rsidP="00000000" w:rsidRDefault="00000000" w:rsidRPr="00000000" w14:paraId="000004BD">
      <w:pPr>
        <w:pageBreakBefore w:val="0"/>
        <w:rPr/>
      </w:pPr>
      <w:r w:rsidDel="00000000" w:rsidR="00000000" w:rsidRPr="00000000">
        <w:rPr>
          <w:rtl w:val="0"/>
        </w:rPr>
        <w:tab/>
        <w:tab/>
        <w:tab/>
        <w:t xml:space="preserve">if(j==0)</w:t>
      </w:r>
    </w:p>
    <w:p w:rsidR="00000000" w:rsidDel="00000000" w:rsidP="00000000" w:rsidRDefault="00000000" w:rsidRPr="00000000" w14:paraId="000004BE">
      <w:pPr>
        <w:pageBreakBefore w:val="0"/>
        <w:rPr/>
      </w:pPr>
      <w:r w:rsidDel="00000000" w:rsidR="00000000" w:rsidRPr="00000000">
        <w:rPr>
          <w:rtl w:val="0"/>
        </w:rPr>
        <w:tab/>
        <w:tab/>
        <w:tab/>
        <w:t xml:space="preserve">{</w:t>
      </w:r>
    </w:p>
    <w:p w:rsidR="00000000" w:rsidDel="00000000" w:rsidP="00000000" w:rsidRDefault="00000000" w:rsidRPr="00000000" w14:paraId="000004BF">
      <w:pPr>
        <w:pageBreakBefore w:val="0"/>
        <w:rPr/>
      </w:pPr>
      <w:r w:rsidDel="00000000" w:rsidR="00000000" w:rsidRPr="00000000">
        <w:rPr>
          <w:rtl w:val="0"/>
        </w:rPr>
        <w:tab/>
        <w:tab/>
        <w:tab/>
        <w:t xml:space="preserve">printf("%-10s | %-30s | %-10s | %-10s | %-10s  | \n","Ma lop","Ten mon hoc","Ten phong","Thu","Tiet hoc");</w:t>
      </w:r>
    </w:p>
    <w:p w:rsidR="00000000" w:rsidDel="00000000" w:rsidP="00000000" w:rsidRDefault="00000000" w:rsidRPr="00000000" w14:paraId="000004C0">
      <w:pPr>
        <w:pageBreakBefore w:val="0"/>
        <w:rPr/>
      </w:pPr>
      <w:r w:rsidDel="00000000" w:rsidR="00000000" w:rsidRPr="00000000">
        <w:rPr>
          <w:rtl w:val="0"/>
        </w:rPr>
        <w:tab/>
        <w:tab/>
        <w:tab/>
        <w:t xml:space="preserve">printf("%-10d | %-30s | %-10s | %-10d | %-10s  |",K[i].ClassID,K[i].CourseName,K[i].Room,K[i].Day,K[i].slots);</w:t>
      </w:r>
    </w:p>
    <w:p w:rsidR="00000000" w:rsidDel="00000000" w:rsidP="00000000" w:rsidRDefault="00000000" w:rsidRPr="00000000" w14:paraId="000004C1">
      <w:pPr>
        <w:pageBreakBefore w:val="0"/>
        <w:rPr/>
      </w:pPr>
      <w:r w:rsidDel="00000000" w:rsidR="00000000" w:rsidRPr="00000000">
        <w:rPr>
          <w:rtl w:val="0"/>
        </w:rPr>
        <w:t xml:space="preserve">            printf("\n");</w:t>
      </w:r>
    </w:p>
    <w:p w:rsidR="00000000" w:rsidDel="00000000" w:rsidP="00000000" w:rsidRDefault="00000000" w:rsidRPr="00000000" w14:paraId="000004C2">
      <w:pPr>
        <w:pageBreakBefore w:val="0"/>
        <w:rPr/>
      </w:pPr>
      <w:r w:rsidDel="00000000" w:rsidR="00000000" w:rsidRPr="00000000">
        <w:rPr>
          <w:rtl w:val="0"/>
        </w:rPr>
        <w:t xml:space="preserve">            j++;</w:t>
      </w:r>
    </w:p>
    <w:p w:rsidR="00000000" w:rsidDel="00000000" w:rsidP="00000000" w:rsidRDefault="00000000" w:rsidRPr="00000000" w14:paraId="000004C3">
      <w:pPr>
        <w:pageBreakBefore w:val="0"/>
        <w:rPr/>
      </w:pPr>
      <w:r w:rsidDel="00000000" w:rsidR="00000000" w:rsidRPr="00000000">
        <w:rPr>
          <w:rtl w:val="0"/>
        </w:rPr>
        <w:t xml:space="preserve">            dem--;</w:t>
      </w:r>
    </w:p>
    <w:p w:rsidR="00000000" w:rsidDel="00000000" w:rsidP="00000000" w:rsidRDefault="00000000" w:rsidRPr="00000000" w14:paraId="000004C4">
      <w:pPr>
        <w:pageBreakBefore w:val="0"/>
        <w:rPr/>
      </w:pPr>
      <w:r w:rsidDel="00000000" w:rsidR="00000000" w:rsidRPr="00000000">
        <w:rPr>
          <w:rtl w:val="0"/>
        </w:rPr>
        <w:t xml:space="preserve">            }</w:t>
      </w:r>
    </w:p>
    <w:p w:rsidR="00000000" w:rsidDel="00000000" w:rsidP="00000000" w:rsidRDefault="00000000" w:rsidRPr="00000000" w14:paraId="000004C5">
      <w:pPr>
        <w:pageBreakBefore w:val="0"/>
        <w:rPr/>
      </w:pPr>
      <w:r w:rsidDel="00000000" w:rsidR="00000000" w:rsidRPr="00000000">
        <w:rPr>
          <w:rtl w:val="0"/>
        </w:rPr>
        <w:t xml:space="preserve">            else </w:t>
      </w:r>
    </w:p>
    <w:p w:rsidR="00000000" w:rsidDel="00000000" w:rsidP="00000000" w:rsidRDefault="00000000" w:rsidRPr="00000000" w14:paraId="000004C6">
      <w:pPr>
        <w:pageBreakBefore w:val="0"/>
        <w:rPr/>
      </w:pPr>
      <w:r w:rsidDel="00000000" w:rsidR="00000000" w:rsidRPr="00000000">
        <w:rPr>
          <w:rtl w:val="0"/>
        </w:rPr>
        <w:tab/>
        <w:tab/>
        <w:tab/>
        <w:t xml:space="preserve">{</w:t>
      </w:r>
    </w:p>
    <w:p w:rsidR="00000000" w:rsidDel="00000000" w:rsidP="00000000" w:rsidRDefault="00000000" w:rsidRPr="00000000" w14:paraId="000004C7">
      <w:pPr>
        <w:pageBreakBefore w:val="0"/>
        <w:rPr/>
      </w:pPr>
      <w:r w:rsidDel="00000000" w:rsidR="00000000" w:rsidRPr="00000000">
        <w:rPr>
          <w:rtl w:val="0"/>
        </w:rPr>
        <w:t xml:space="preserve">            </w:t>
        <w:tab/>
        <w:t xml:space="preserve">printf("%-10d | %-30s | %-10s | %-10d | %-10s  |\n",K[i].ClassID,K[i].CourseName,K[i].Room,K[i].Day,K[i].slots);</w:t>
      </w:r>
    </w:p>
    <w:p w:rsidR="00000000" w:rsidDel="00000000" w:rsidP="00000000" w:rsidRDefault="00000000" w:rsidRPr="00000000" w14:paraId="000004C8">
      <w:pPr>
        <w:pageBreakBefore w:val="0"/>
        <w:rPr/>
      </w:pPr>
      <w:r w:rsidDel="00000000" w:rsidR="00000000" w:rsidRPr="00000000">
        <w:rPr>
          <w:rtl w:val="0"/>
        </w:rPr>
        <w:t xml:space="preserve">            </w:t>
        <w:tab/>
        <w:t xml:space="preserve">dem--;</w:t>
      </w:r>
    </w:p>
    <w:p w:rsidR="00000000" w:rsidDel="00000000" w:rsidP="00000000" w:rsidRDefault="00000000" w:rsidRPr="00000000" w14:paraId="000004C9">
      <w:pPr>
        <w:pageBreakBefore w:val="0"/>
        <w:rPr/>
      </w:pPr>
      <w:r w:rsidDel="00000000" w:rsidR="00000000" w:rsidRPr="00000000">
        <w:rPr>
          <w:rtl w:val="0"/>
        </w:rPr>
        <w:tab/>
        <w:tab/>
        <w:tab/>
        <w:t xml:space="preserve">}</w:t>
      </w:r>
    </w:p>
    <w:p w:rsidR="00000000" w:rsidDel="00000000" w:rsidP="00000000" w:rsidRDefault="00000000" w:rsidRPr="00000000" w14:paraId="000004CA">
      <w:pPr>
        <w:pageBreakBefore w:val="0"/>
        <w:rPr/>
      </w:pPr>
      <w:r w:rsidDel="00000000" w:rsidR="00000000" w:rsidRPr="00000000">
        <w:rPr>
          <w:rtl w:val="0"/>
        </w:rPr>
        <w:tab/>
        <w:tab/>
        <w:t xml:space="preserve">}</w:t>
      </w:r>
    </w:p>
    <w:p w:rsidR="00000000" w:rsidDel="00000000" w:rsidP="00000000" w:rsidRDefault="00000000" w:rsidRPr="00000000" w14:paraId="000004CB">
      <w:pPr>
        <w:pageBreakBefore w:val="0"/>
        <w:rPr/>
      </w:pPr>
      <w:r w:rsidDel="00000000" w:rsidR="00000000" w:rsidRPr="00000000">
        <w:rPr>
          <w:rtl w:val="0"/>
        </w:rPr>
        <w:tab/>
        <w:tab/>
        <w:t xml:space="preserve">dem++;</w:t>
      </w:r>
    </w:p>
    <w:p w:rsidR="00000000" w:rsidDel="00000000" w:rsidP="00000000" w:rsidRDefault="00000000" w:rsidRPr="00000000" w14:paraId="000004CC">
      <w:pPr>
        <w:pageBreakBefore w:val="0"/>
        <w:rPr/>
      </w:pPr>
      <w:r w:rsidDel="00000000" w:rsidR="00000000" w:rsidRPr="00000000">
        <w:rPr>
          <w:rtl w:val="0"/>
        </w:rPr>
        <w:tab/>
        <w:t xml:space="preserve">}</w:t>
      </w:r>
    </w:p>
    <w:p w:rsidR="00000000" w:rsidDel="00000000" w:rsidP="00000000" w:rsidRDefault="00000000" w:rsidRPr="00000000" w14:paraId="000004CD">
      <w:pPr>
        <w:pageBreakBefore w:val="0"/>
        <w:rPr/>
      </w:pPr>
      <w:r w:rsidDel="00000000" w:rsidR="00000000" w:rsidRPr="00000000">
        <w:rPr>
          <w:rtl w:val="0"/>
        </w:rPr>
        <w:tab/>
      </w:r>
    </w:p>
    <w:p w:rsidR="00000000" w:rsidDel="00000000" w:rsidP="00000000" w:rsidRDefault="00000000" w:rsidRPr="00000000" w14:paraId="000004CE">
      <w:pPr>
        <w:pageBreakBefore w:val="0"/>
        <w:rPr/>
      </w:pPr>
      <w:r w:rsidDel="00000000" w:rsidR="00000000" w:rsidRPr="00000000">
        <w:rPr>
          <w:rtl w:val="0"/>
        </w:rPr>
        <w:tab/>
        <w:t xml:space="preserve">if(dem==n)</w:t>
      </w:r>
    </w:p>
    <w:p w:rsidR="00000000" w:rsidDel="00000000" w:rsidP="00000000" w:rsidRDefault="00000000" w:rsidRPr="00000000" w14:paraId="000004CF">
      <w:pPr>
        <w:pageBreakBefore w:val="0"/>
        <w:rPr/>
      </w:pPr>
      <w:r w:rsidDel="00000000" w:rsidR="00000000" w:rsidRPr="00000000">
        <w:rPr>
          <w:rtl w:val="0"/>
        </w:rPr>
        <w:tab/>
        <w:t xml:space="preserve">printf("Khong tim thay phong ban yeu cau !\n");</w:t>
      </w:r>
    </w:p>
    <w:p w:rsidR="00000000" w:rsidDel="00000000" w:rsidP="00000000" w:rsidRDefault="00000000" w:rsidRPr="00000000" w14:paraId="000004D0">
      <w:pPr>
        <w:pageBreakBefore w:val="0"/>
        <w:rPr/>
      </w:pPr>
      <w:r w:rsidDel="00000000" w:rsidR="00000000" w:rsidRPr="00000000">
        <w:rPr>
          <w:rtl w:val="0"/>
        </w:rPr>
        <w:tab/>
        <w:t xml:space="preserve">else printf("Co %d lop",n-dem);</w:t>
      </w:r>
    </w:p>
    <w:p w:rsidR="00000000" w:rsidDel="00000000" w:rsidP="00000000" w:rsidRDefault="00000000" w:rsidRPr="00000000" w14:paraId="000004D1">
      <w:pPr>
        <w:pageBreakBefore w:val="0"/>
        <w:rPr/>
      </w:pPr>
      <w:r w:rsidDel="00000000" w:rsidR="00000000" w:rsidRPr="00000000">
        <w:rPr>
          <w:rtl w:val="0"/>
        </w:rPr>
        <w:t xml:space="preserve">}</w:t>
      </w:r>
    </w:p>
    <w:p w:rsidR="00000000" w:rsidDel="00000000" w:rsidP="00000000" w:rsidRDefault="00000000" w:rsidRPr="00000000" w14:paraId="000004D2">
      <w:pPr>
        <w:pageBreakBefore w:val="0"/>
        <w:rPr/>
      </w:pPr>
      <w:r w:rsidDel="00000000" w:rsidR="00000000" w:rsidRPr="00000000">
        <w:rPr>
          <w:rtl w:val="0"/>
        </w:rPr>
        <w:t xml:space="preserve">void ranking(lop*K,int n)</w:t>
      </w:r>
    </w:p>
    <w:p w:rsidR="00000000" w:rsidDel="00000000" w:rsidP="00000000" w:rsidRDefault="00000000" w:rsidRPr="00000000" w14:paraId="000004D3">
      <w:pPr>
        <w:pageBreakBefore w:val="0"/>
        <w:rPr/>
      </w:pPr>
      <w:r w:rsidDel="00000000" w:rsidR="00000000" w:rsidRPr="00000000">
        <w:rPr>
          <w:rtl w:val="0"/>
        </w:rPr>
        <w:t xml:space="preserve">{</w:t>
      </w:r>
    </w:p>
    <w:p w:rsidR="00000000" w:rsidDel="00000000" w:rsidP="00000000" w:rsidRDefault="00000000" w:rsidRPr="00000000" w14:paraId="000004D4">
      <w:pPr>
        <w:pageBreakBefore w:val="0"/>
        <w:rPr/>
      </w:pPr>
      <w:r w:rsidDel="00000000" w:rsidR="00000000" w:rsidRPr="00000000">
        <w:rPr>
          <w:rtl w:val="0"/>
        </w:rPr>
        <w:tab/>
        <w:t xml:space="preserve">lop K3[50],a;</w:t>
      </w:r>
    </w:p>
    <w:p w:rsidR="00000000" w:rsidDel="00000000" w:rsidP="00000000" w:rsidRDefault="00000000" w:rsidRPr="00000000" w14:paraId="000004D5">
      <w:pPr>
        <w:pageBreakBefore w:val="0"/>
        <w:rPr/>
      </w:pPr>
      <w:r w:rsidDel="00000000" w:rsidR="00000000" w:rsidRPr="00000000">
        <w:rPr>
          <w:rtl w:val="0"/>
        </w:rPr>
        <w:tab/>
        <w:t xml:space="preserve">int i,j;</w:t>
      </w:r>
    </w:p>
    <w:p w:rsidR="00000000" w:rsidDel="00000000" w:rsidP="00000000" w:rsidRDefault="00000000" w:rsidRPr="00000000" w14:paraId="000004D6">
      <w:pPr>
        <w:pageBreakBefore w:val="0"/>
        <w:rPr/>
      </w:pPr>
      <w:r w:rsidDel="00000000" w:rsidR="00000000" w:rsidRPr="00000000">
        <w:rPr>
          <w:rtl w:val="0"/>
        </w:rPr>
        <w:tab/>
        <w:t xml:space="preserve">for(i=0;i&lt;n;i++)</w:t>
      </w:r>
    </w:p>
    <w:p w:rsidR="00000000" w:rsidDel="00000000" w:rsidP="00000000" w:rsidRDefault="00000000" w:rsidRPr="00000000" w14:paraId="000004D7">
      <w:pPr>
        <w:pageBreakBefore w:val="0"/>
        <w:rPr/>
      </w:pPr>
      <w:r w:rsidDel="00000000" w:rsidR="00000000" w:rsidRPr="00000000">
        <w:rPr>
          <w:rtl w:val="0"/>
        </w:rPr>
        <w:tab/>
        <w:t xml:space="preserve">{</w:t>
      </w:r>
    </w:p>
    <w:p w:rsidR="00000000" w:rsidDel="00000000" w:rsidP="00000000" w:rsidRDefault="00000000" w:rsidRPr="00000000" w14:paraId="000004D8">
      <w:pPr>
        <w:pageBreakBefore w:val="0"/>
        <w:rPr/>
      </w:pPr>
      <w:r w:rsidDel="00000000" w:rsidR="00000000" w:rsidRPr="00000000">
        <w:rPr>
          <w:rtl w:val="0"/>
        </w:rPr>
        <w:tab/>
        <w:tab/>
        <w:t xml:space="preserve">K3[i]=K[i];</w:t>
      </w:r>
    </w:p>
    <w:p w:rsidR="00000000" w:rsidDel="00000000" w:rsidP="00000000" w:rsidRDefault="00000000" w:rsidRPr="00000000" w14:paraId="000004D9">
      <w:pPr>
        <w:pageBreakBefore w:val="0"/>
        <w:rPr/>
      </w:pPr>
      <w:r w:rsidDel="00000000" w:rsidR="00000000" w:rsidRPr="00000000">
        <w:rPr>
          <w:rtl w:val="0"/>
        </w:rPr>
        <w:tab/>
        <w:t xml:space="preserve">}</w:t>
      </w:r>
    </w:p>
    <w:p w:rsidR="00000000" w:rsidDel="00000000" w:rsidP="00000000" w:rsidRDefault="00000000" w:rsidRPr="00000000" w14:paraId="000004DA">
      <w:pPr>
        <w:pageBreakBefore w:val="0"/>
        <w:rPr/>
      </w:pPr>
      <w:r w:rsidDel="00000000" w:rsidR="00000000" w:rsidRPr="00000000">
        <w:rPr>
          <w:rtl w:val="0"/>
        </w:rPr>
        <w:tab/>
        <w:t xml:space="preserve">for(j=n-1;j&gt;=0;j--)</w:t>
      </w:r>
    </w:p>
    <w:p w:rsidR="00000000" w:rsidDel="00000000" w:rsidP="00000000" w:rsidRDefault="00000000" w:rsidRPr="00000000" w14:paraId="000004DB">
      <w:pPr>
        <w:pageBreakBefore w:val="0"/>
        <w:rPr/>
      </w:pPr>
      <w:r w:rsidDel="00000000" w:rsidR="00000000" w:rsidRPr="00000000">
        <w:rPr>
          <w:rtl w:val="0"/>
        </w:rPr>
        <w:tab/>
        <w:t xml:space="preserve">{</w:t>
      </w:r>
    </w:p>
    <w:p w:rsidR="00000000" w:rsidDel="00000000" w:rsidP="00000000" w:rsidRDefault="00000000" w:rsidRPr="00000000" w14:paraId="000004DC">
      <w:pPr>
        <w:pageBreakBefore w:val="0"/>
        <w:rPr/>
      </w:pPr>
      <w:r w:rsidDel="00000000" w:rsidR="00000000" w:rsidRPr="00000000">
        <w:rPr>
          <w:rtl w:val="0"/>
        </w:rPr>
        <w:tab/>
        <w:tab/>
        <w:t xml:space="preserve">for(i=0;i&lt;j;i++)</w:t>
      </w:r>
    </w:p>
    <w:p w:rsidR="00000000" w:rsidDel="00000000" w:rsidP="00000000" w:rsidRDefault="00000000" w:rsidRPr="00000000" w14:paraId="000004DD">
      <w:pPr>
        <w:pageBreakBefore w:val="0"/>
        <w:rPr/>
      </w:pPr>
      <w:r w:rsidDel="00000000" w:rsidR="00000000" w:rsidRPr="00000000">
        <w:rPr>
          <w:rtl w:val="0"/>
        </w:rPr>
        <w:tab/>
        <w:tab/>
        <w:t xml:space="preserve">{</w:t>
      </w:r>
    </w:p>
    <w:p w:rsidR="00000000" w:rsidDel="00000000" w:rsidP="00000000" w:rsidRDefault="00000000" w:rsidRPr="00000000" w14:paraId="000004DE">
      <w:pPr>
        <w:pageBreakBefore w:val="0"/>
        <w:rPr/>
      </w:pPr>
      <w:r w:rsidDel="00000000" w:rsidR="00000000" w:rsidRPr="00000000">
        <w:rPr>
          <w:rtl w:val="0"/>
        </w:rPr>
        <w:tab/>
        <w:tab/>
        <w:tab/>
        <w:t xml:space="preserve">if(K3[i].ClassID&lt;K3[i+1].ClassID)</w:t>
      </w:r>
    </w:p>
    <w:p w:rsidR="00000000" w:rsidDel="00000000" w:rsidP="00000000" w:rsidRDefault="00000000" w:rsidRPr="00000000" w14:paraId="000004DF">
      <w:pPr>
        <w:pageBreakBefore w:val="0"/>
        <w:rPr/>
      </w:pPr>
      <w:r w:rsidDel="00000000" w:rsidR="00000000" w:rsidRPr="00000000">
        <w:rPr>
          <w:rtl w:val="0"/>
        </w:rPr>
        <w:tab/>
        <w:tab/>
        <w:tab/>
        <w:t xml:space="preserve">{</w:t>
      </w:r>
    </w:p>
    <w:p w:rsidR="00000000" w:rsidDel="00000000" w:rsidP="00000000" w:rsidRDefault="00000000" w:rsidRPr="00000000" w14:paraId="000004E0">
      <w:pPr>
        <w:pageBreakBefore w:val="0"/>
        <w:rPr/>
      </w:pPr>
      <w:r w:rsidDel="00000000" w:rsidR="00000000" w:rsidRPr="00000000">
        <w:rPr>
          <w:rtl w:val="0"/>
        </w:rPr>
        <w:tab/>
        <w:tab/>
        <w:tab/>
        <w:tab/>
        <w:t xml:space="preserve">a=K3[i];</w:t>
      </w:r>
    </w:p>
    <w:p w:rsidR="00000000" w:rsidDel="00000000" w:rsidP="00000000" w:rsidRDefault="00000000" w:rsidRPr="00000000" w14:paraId="000004E1">
      <w:pPr>
        <w:pageBreakBefore w:val="0"/>
        <w:rPr/>
      </w:pPr>
      <w:r w:rsidDel="00000000" w:rsidR="00000000" w:rsidRPr="00000000">
        <w:rPr>
          <w:rtl w:val="0"/>
        </w:rPr>
        <w:tab/>
        <w:tab/>
        <w:tab/>
        <w:tab/>
        <w:t xml:space="preserve">K3[i]=K3[i+1];</w:t>
      </w:r>
    </w:p>
    <w:p w:rsidR="00000000" w:rsidDel="00000000" w:rsidP="00000000" w:rsidRDefault="00000000" w:rsidRPr="00000000" w14:paraId="000004E2">
      <w:pPr>
        <w:pageBreakBefore w:val="0"/>
        <w:rPr/>
      </w:pPr>
      <w:r w:rsidDel="00000000" w:rsidR="00000000" w:rsidRPr="00000000">
        <w:rPr>
          <w:rtl w:val="0"/>
        </w:rPr>
        <w:tab/>
        <w:tab/>
        <w:tab/>
        <w:tab/>
        <w:t xml:space="preserve">K3[i+1]=a;</w:t>
      </w:r>
    </w:p>
    <w:p w:rsidR="00000000" w:rsidDel="00000000" w:rsidP="00000000" w:rsidRDefault="00000000" w:rsidRPr="00000000" w14:paraId="000004E3">
      <w:pPr>
        <w:pageBreakBefore w:val="0"/>
        <w:rPr/>
      </w:pPr>
      <w:r w:rsidDel="00000000" w:rsidR="00000000" w:rsidRPr="00000000">
        <w:rPr>
          <w:rtl w:val="0"/>
        </w:rPr>
        <w:tab/>
        <w:tab/>
        <w:tab/>
        <w:t xml:space="preserve">}</w:t>
      </w:r>
    </w:p>
    <w:p w:rsidR="00000000" w:rsidDel="00000000" w:rsidP="00000000" w:rsidRDefault="00000000" w:rsidRPr="00000000" w14:paraId="000004E4">
      <w:pPr>
        <w:pageBreakBefore w:val="0"/>
        <w:rPr/>
      </w:pPr>
      <w:r w:rsidDel="00000000" w:rsidR="00000000" w:rsidRPr="00000000">
        <w:rPr>
          <w:rtl w:val="0"/>
        </w:rPr>
        <w:tab/>
        <w:tab/>
        <w:t xml:space="preserve">}</w:t>
      </w:r>
    </w:p>
    <w:p w:rsidR="00000000" w:rsidDel="00000000" w:rsidP="00000000" w:rsidRDefault="00000000" w:rsidRPr="00000000" w14:paraId="000004E5">
      <w:pPr>
        <w:pageBreakBefore w:val="0"/>
        <w:rPr/>
      </w:pPr>
      <w:r w:rsidDel="00000000" w:rsidR="00000000" w:rsidRPr="00000000">
        <w:rPr>
          <w:rtl w:val="0"/>
        </w:rPr>
        <w:tab/>
        <w:t xml:space="preserve">}</w:t>
      </w:r>
    </w:p>
    <w:p w:rsidR="00000000" w:rsidDel="00000000" w:rsidP="00000000" w:rsidRDefault="00000000" w:rsidRPr="00000000" w14:paraId="000004E6">
      <w:pPr>
        <w:pageBreakBefore w:val="0"/>
        <w:rPr/>
      </w:pPr>
      <w:r w:rsidDel="00000000" w:rsidR="00000000" w:rsidRPr="00000000">
        <w:rPr>
          <w:rtl w:val="0"/>
        </w:rPr>
        <w:tab/>
        <w:t xml:space="preserve">printf("%-10s | %-30s | %-10s | %-10s | %-10s  | \n","Ma lop","Ten mon hoc","Ten phong","Thu","Tiet hoc");</w:t>
      </w:r>
    </w:p>
    <w:p w:rsidR="00000000" w:rsidDel="00000000" w:rsidP="00000000" w:rsidRDefault="00000000" w:rsidRPr="00000000" w14:paraId="000004E7">
      <w:pPr>
        <w:pageBreakBefore w:val="0"/>
        <w:rPr/>
      </w:pPr>
      <w:r w:rsidDel="00000000" w:rsidR="00000000" w:rsidRPr="00000000">
        <w:rPr>
          <w:rtl w:val="0"/>
        </w:rPr>
        <w:tab/>
        <w:t xml:space="preserve">for(i=0;i&lt;n;i++)</w:t>
      </w:r>
    </w:p>
    <w:p w:rsidR="00000000" w:rsidDel="00000000" w:rsidP="00000000" w:rsidRDefault="00000000" w:rsidRPr="00000000" w14:paraId="000004E8">
      <w:pPr>
        <w:pageBreakBefore w:val="0"/>
        <w:rPr/>
      </w:pPr>
      <w:r w:rsidDel="00000000" w:rsidR="00000000" w:rsidRPr="00000000">
        <w:rPr>
          <w:rtl w:val="0"/>
        </w:rPr>
        <w:tab/>
        <w:t xml:space="preserve">{</w:t>
      </w:r>
    </w:p>
    <w:p w:rsidR="00000000" w:rsidDel="00000000" w:rsidP="00000000" w:rsidRDefault="00000000" w:rsidRPr="00000000" w14:paraId="000004E9">
      <w:pPr>
        <w:pageBreakBefore w:val="0"/>
        <w:rPr/>
      </w:pPr>
      <w:r w:rsidDel="00000000" w:rsidR="00000000" w:rsidRPr="00000000">
        <w:rPr>
          <w:rtl w:val="0"/>
        </w:rPr>
        <w:tab/>
        <w:t xml:space="preserve">    printf("%-10d | %-30s | %-10s | %-10d | %-10s  |",K3[i].ClassID,K3[i].CourseName,K3[i].Room,K3[i].Day,K3[i].slots);</w:t>
      </w:r>
    </w:p>
    <w:p w:rsidR="00000000" w:rsidDel="00000000" w:rsidP="00000000" w:rsidRDefault="00000000" w:rsidRPr="00000000" w14:paraId="000004EA">
      <w:pPr>
        <w:pageBreakBefore w:val="0"/>
        <w:rPr/>
      </w:pPr>
      <w:r w:rsidDel="00000000" w:rsidR="00000000" w:rsidRPr="00000000">
        <w:rPr>
          <w:rtl w:val="0"/>
        </w:rPr>
        <w:t xml:space="preserve">        printf("\n");</w:t>
      </w:r>
    </w:p>
    <w:p w:rsidR="00000000" w:rsidDel="00000000" w:rsidP="00000000" w:rsidRDefault="00000000" w:rsidRPr="00000000" w14:paraId="000004EB">
      <w:pPr>
        <w:pageBreakBefore w:val="0"/>
        <w:rPr/>
      </w:pPr>
      <w:r w:rsidDel="00000000" w:rsidR="00000000" w:rsidRPr="00000000">
        <w:rPr>
          <w:rtl w:val="0"/>
        </w:rPr>
        <w:tab/>
        <w:t xml:space="preserve">}</w:t>
        <w:tab/>
      </w:r>
    </w:p>
    <w:p w:rsidR="00000000" w:rsidDel="00000000" w:rsidP="00000000" w:rsidRDefault="00000000" w:rsidRPr="00000000" w14:paraId="000004EC">
      <w:pPr>
        <w:pageBreakBefore w:val="0"/>
        <w:rPr/>
      </w:pPr>
      <w:r w:rsidDel="00000000" w:rsidR="00000000" w:rsidRPr="00000000">
        <w:rPr>
          <w:rtl w:val="0"/>
        </w:rPr>
        <w:t xml:space="preserve">}</w:t>
      </w:r>
    </w:p>
    <w:p w:rsidR="00000000" w:rsidDel="00000000" w:rsidP="00000000" w:rsidRDefault="00000000" w:rsidRPr="00000000" w14:paraId="000004ED">
      <w:pPr>
        <w:pageBreakBefore w:val="0"/>
        <w:rPr/>
      </w:pPr>
      <w:r w:rsidDel="00000000" w:rsidR="00000000" w:rsidRPr="00000000">
        <w:rPr>
          <w:rtl w:val="0"/>
        </w:rPr>
        <w:t xml:space="preserve">void checking(lop*K,int n)</w:t>
      </w:r>
    </w:p>
    <w:p w:rsidR="00000000" w:rsidDel="00000000" w:rsidP="00000000" w:rsidRDefault="00000000" w:rsidRPr="00000000" w14:paraId="000004EE">
      <w:pPr>
        <w:pageBreakBefore w:val="0"/>
        <w:rPr/>
      </w:pPr>
      <w:r w:rsidDel="00000000" w:rsidR="00000000" w:rsidRPr="00000000">
        <w:rPr>
          <w:rtl w:val="0"/>
        </w:rPr>
        <w:t xml:space="preserve">{</w:t>
      </w:r>
    </w:p>
    <w:p w:rsidR="00000000" w:rsidDel="00000000" w:rsidP="00000000" w:rsidRDefault="00000000" w:rsidRPr="00000000" w14:paraId="000004EF">
      <w:pPr>
        <w:pageBreakBefore w:val="0"/>
        <w:rPr/>
      </w:pPr>
      <w:r w:rsidDel="00000000" w:rsidR="00000000" w:rsidRPr="00000000">
        <w:rPr>
          <w:rtl w:val="0"/>
        </w:rPr>
        <w:tab/>
        <w:t xml:space="preserve">int i,j;</w:t>
      </w:r>
    </w:p>
    <w:p w:rsidR="00000000" w:rsidDel="00000000" w:rsidP="00000000" w:rsidRDefault="00000000" w:rsidRPr="00000000" w14:paraId="000004F0">
      <w:pPr>
        <w:pageBreakBefore w:val="0"/>
        <w:rPr/>
      </w:pPr>
      <w:r w:rsidDel="00000000" w:rsidR="00000000" w:rsidRPr="00000000">
        <w:rPr>
          <w:rtl w:val="0"/>
        </w:rPr>
        <w:tab/>
        <w:t xml:space="preserve">lop K2[50];</w:t>
      </w:r>
    </w:p>
    <w:p w:rsidR="00000000" w:rsidDel="00000000" w:rsidP="00000000" w:rsidRDefault="00000000" w:rsidRPr="00000000" w14:paraId="000004F1">
      <w:pPr>
        <w:pageBreakBefore w:val="0"/>
        <w:rPr/>
      </w:pPr>
      <w:r w:rsidDel="00000000" w:rsidR="00000000" w:rsidRPr="00000000">
        <w:rPr>
          <w:rtl w:val="0"/>
        </w:rPr>
        <w:tab/>
        <w:t xml:space="preserve">for(i=0;i&lt;strlen(K[i].slots)-2;i++)</w:t>
      </w:r>
    </w:p>
    <w:p w:rsidR="00000000" w:rsidDel="00000000" w:rsidP="00000000" w:rsidRDefault="00000000" w:rsidRPr="00000000" w14:paraId="000004F2">
      <w:pPr>
        <w:pageBreakBefore w:val="0"/>
        <w:rPr/>
      </w:pPr>
      <w:r w:rsidDel="00000000" w:rsidR="00000000" w:rsidRPr="00000000">
        <w:rPr>
          <w:rtl w:val="0"/>
        </w:rPr>
        <w:tab/>
        <w:t xml:space="preserve">{</w:t>
      </w:r>
    </w:p>
    <w:p w:rsidR="00000000" w:rsidDel="00000000" w:rsidP="00000000" w:rsidRDefault="00000000" w:rsidRPr="00000000" w14:paraId="000004F3">
      <w:pPr>
        <w:pageBreakBefore w:val="0"/>
        <w:rPr/>
      </w:pPr>
      <w:r w:rsidDel="00000000" w:rsidR="00000000" w:rsidRPr="00000000">
        <w:rPr>
          <w:rtl w:val="0"/>
        </w:rPr>
        <w:tab/>
        <w:tab/>
        <w:t xml:space="preserve">K2[i].slots[i]=K[i].slots[i+2];</w:t>
      </w:r>
    </w:p>
    <w:p w:rsidR="00000000" w:rsidDel="00000000" w:rsidP="00000000" w:rsidRDefault="00000000" w:rsidRPr="00000000" w14:paraId="000004F4">
      <w:pPr>
        <w:pageBreakBefore w:val="0"/>
        <w:rPr/>
      </w:pPr>
      <w:r w:rsidDel="00000000" w:rsidR="00000000" w:rsidRPr="00000000">
        <w:rPr>
          <w:rtl w:val="0"/>
        </w:rPr>
        <w:tab/>
        <w:tab/>
      </w:r>
    </w:p>
    <w:p w:rsidR="00000000" w:rsidDel="00000000" w:rsidP="00000000" w:rsidRDefault="00000000" w:rsidRPr="00000000" w14:paraId="000004F5">
      <w:pPr>
        <w:pageBreakBefore w:val="0"/>
        <w:rPr/>
      </w:pPr>
      <w:r w:rsidDel="00000000" w:rsidR="00000000" w:rsidRPr="00000000">
        <w:rPr>
          <w:rtl w:val="0"/>
        </w:rPr>
        <w:tab/>
        <w:t xml:space="preserve">}</w:t>
      </w:r>
    </w:p>
    <w:p w:rsidR="00000000" w:rsidDel="00000000" w:rsidP="00000000" w:rsidRDefault="00000000" w:rsidRPr="00000000" w14:paraId="000004F6">
      <w:pPr>
        <w:pageBreakBefore w:val="0"/>
        <w:rPr/>
      </w:pPr>
      <w:r w:rsidDel="00000000" w:rsidR="00000000" w:rsidRPr="00000000">
        <w:rPr>
          <w:rtl w:val="0"/>
        </w:rPr>
        <w:tab/>
        <w:t xml:space="preserve">for(i=0;i&lt;n;i++)</w:t>
      </w:r>
    </w:p>
    <w:p w:rsidR="00000000" w:rsidDel="00000000" w:rsidP="00000000" w:rsidRDefault="00000000" w:rsidRPr="00000000" w14:paraId="000004F7">
      <w:pPr>
        <w:pageBreakBefore w:val="0"/>
        <w:rPr/>
      </w:pPr>
      <w:r w:rsidDel="00000000" w:rsidR="00000000" w:rsidRPr="00000000">
        <w:rPr>
          <w:rtl w:val="0"/>
        </w:rPr>
        <w:tab/>
        <w:t xml:space="preserve">{</w:t>
      </w:r>
    </w:p>
    <w:p w:rsidR="00000000" w:rsidDel="00000000" w:rsidP="00000000" w:rsidRDefault="00000000" w:rsidRPr="00000000" w14:paraId="000004F8">
      <w:pPr>
        <w:pageBreakBefore w:val="0"/>
        <w:rPr/>
      </w:pPr>
      <w:r w:rsidDel="00000000" w:rsidR="00000000" w:rsidRPr="00000000">
        <w:rPr>
          <w:rtl w:val="0"/>
        </w:rPr>
        <w:tab/>
        <w:tab/>
        <w:t xml:space="preserve">for(j=1;j&lt;n;j++)</w:t>
      </w:r>
    </w:p>
    <w:p w:rsidR="00000000" w:rsidDel="00000000" w:rsidP="00000000" w:rsidRDefault="00000000" w:rsidRPr="00000000" w14:paraId="000004F9">
      <w:pPr>
        <w:pageBreakBefore w:val="0"/>
        <w:rPr/>
      </w:pPr>
      <w:r w:rsidDel="00000000" w:rsidR="00000000" w:rsidRPr="00000000">
        <w:rPr>
          <w:rtl w:val="0"/>
        </w:rPr>
        <w:tab/>
        <w:tab/>
        <w:t xml:space="preserve">{</w:t>
      </w:r>
    </w:p>
    <w:p w:rsidR="00000000" w:rsidDel="00000000" w:rsidP="00000000" w:rsidRDefault="00000000" w:rsidRPr="00000000" w14:paraId="000004FA">
      <w:pPr>
        <w:pageBreakBefore w:val="0"/>
        <w:rPr/>
      </w:pPr>
      <w:r w:rsidDel="00000000" w:rsidR="00000000" w:rsidRPr="00000000">
        <w:rPr>
          <w:rtl w:val="0"/>
        </w:rPr>
        <w:tab/>
        <w:tab/>
        <w:tab/>
        <w:t xml:space="preserve">if(strcmp(K[i].Room,K[i+j].Room)==0)</w:t>
      </w:r>
    </w:p>
    <w:p w:rsidR="00000000" w:rsidDel="00000000" w:rsidP="00000000" w:rsidRDefault="00000000" w:rsidRPr="00000000" w14:paraId="000004FB">
      <w:pPr>
        <w:pageBreakBefore w:val="0"/>
        <w:rPr/>
      </w:pPr>
      <w:r w:rsidDel="00000000" w:rsidR="00000000" w:rsidRPr="00000000">
        <w:rPr>
          <w:rtl w:val="0"/>
        </w:rPr>
        <w:tab/>
        <w:tab/>
        <w:tab/>
        <w:t xml:space="preserve">{</w:t>
      </w:r>
    </w:p>
    <w:p w:rsidR="00000000" w:rsidDel="00000000" w:rsidP="00000000" w:rsidRDefault="00000000" w:rsidRPr="00000000" w14:paraId="000004FC">
      <w:pPr>
        <w:pageBreakBefore w:val="0"/>
        <w:rPr/>
      </w:pPr>
      <w:r w:rsidDel="00000000" w:rsidR="00000000" w:rsidRPr="00000000">
        <w:rPr>
          <w:rtl w:val="0"/>
        </w:rPr>
        <w:tab/>
        <w:tab/>
        <w:tab/>
        <w:tab/>
        <w:t xml:space="preserve">if(K[i].Day==K[i+j].Day)</w:t>
      </w:r>
    </w:p>
    <w:p w:rsidR="00000000" w:rsidDel="00000000" w:rsidP="00000000" w:rsidRDefault="00000000" w:rsidRPr="00000000" w14:paraId="000004FD">
      <w:pPr>
        <w:pageBreakBefore w:val="0"/>
        <w:rPr/>
      </w:pPr>
      <w:r w:rsidDel="00000000" w:rsidR="00000000" w:rsidRPr="00000000">
        <w:rPr>
          <w:rtl w:val="0"/>
        </w:rPr>
        <w:tab/>
        <w:tab/>
        <w:tab/>
        <w:tab/>
        <w:t xml:space="preserve">{</w:t>
      </w:r>
    </w:p>
    <w:p w:rsidR="00000000" w:rsidDel="00000000" w:rsidP="00000000" w:rsidRDefault="00000000" w:rsidRPr="00000000" w14:paraId="000004FE">
      <w:pPr>
        <w:pageBreakBefore w:val="0"/>
        <w:rPr/>
      </w:pPr>
      <w:r w:rsidDel="00000000" w:rsidR="00000000" w:rsidRPr="00000000">
        <w:rPr>
          <w:rtl w:val="0"/>
        </w:rPr>
        <w:tab/>
        <w:tab/>
        <w:tab/>
        <w:tab/>
        <w:tab/>
        <w:t xml:space="preserve">if(atoi(K2[i].slots)-atoi(K[i+j].slots)&gt;0)</w:t>
      </w:r>
    </w:p>
    <w:p w:rsidR="00000000" w:rsidDel="00000000" w:rsidP="00000000" w:rsidRDefault="00000000" w:rsidRPr="00000000" w14:paraId="000004FF">
      <w:pPr>
        <w:pageBreakBefore w:val="0"/>
        <w:rPr/>
      </w:pPr>
      <w:r w:rsidDel="00000000" w:rsidR="00000000" w:rsidRPr="00000000">
        <w:rPr>
          <w:rtl w:val="0"/>
        </w:rPr>
        <w:tab/>
        <w:tab/>
        <w:tab/>
        <w:tab/>
        <w:tab/>
        <w:t xml:space="preserve">printf("\n%d\n%d\nGiai thich: 2 lop %d va %d bi trung tiet %d-%d ngay thu %d tai phong %-10s ",K[i].ClassID,K[i+j].ClassID,K[i].ClassID,K[i+j].ClassID,atoi(K[i+j].slots),atoi(K2[i].slots),K[i].Day,K[i].Room);</w:t>
      </w:r>
    </w:p>
    <w:p w:rsidR="00000000" w:rsidDel="00000000" w:rsidP="00000000" w:rsidRDefault="00000000" w:rsidRPr="00000000" w14:paraId="00000500">
      <w:pPr>
        <w:pageBreakBefore w:val="0"/>
        <w:rPr/>
      </w:pPr>
      <w:r w:rsidDel="00000000" w:rsidR="00000000" w:rsidRPr="00000000">
        <w:rPr>
          <w:rtl w:val="0"/>
        </w:rPr>
        <w:tab/>
        <w:tab/>
        <w:tab/>
        <w:tab/>
        <w:t xml:space="preserve">    if(atoi(K2[i].slots)-atoi(K[i+j].slots)==0)</w:t>
      </w:r>
    </w:p>
    <w:p w:rsidR="00000000" w:rsidDel="00000000" w:rsidP="00000000" w:rsidRDefault="00000000" w:rsidRPr="00000000" w14:paraId="00000501">
      <w:pPr>
        <w:pageBreakBefore w:val="0"/>
        <w:rPr/>
      </w:pPr>
      <w:r w:rsidDel="00000000" w:rsidR="00000000" w:rsidRPr="00000000">
        <w:rPr>
          <w:rtl w:val="0"/>
        </w:rPr>
        <w:tab/>
        <w:tab/>
        <w:tab/>
        <w:tab/>
        <w:tab/>
        <w:t xml:space="preserve">printf("\n%d\n%d\nGiai thich: 2 lop %d va %d bi trung tiet %d ngay thu %d tai phong %-10s ",K[i].ClassID,K[i+j].ClassID,K[i].ClassID,K[i+j].ClassID,atoi(K2[i].slots),K[i].Day,K[i].Room);</w:t>
      </w:r>
    </w:p>
    <w:p w:rsidR="00000000" w:rsidDel="00000000" w:rsidP="00000000" w:rsidRDefault="00000000" w:rsidRPr="00000000" w14:paraId="00000502">
      <w:pPr>
        <w:pageBreakBefore w:val="0"/>
        <w:rPr/>
      </w:pPr>
      <w:r w:rsidDel="00000000" w:rsidR="00000000" w:rsidRPr="00000000">
        <w:rPr>
          <w:rtl w:val="0"/>
        </w:rPr>
        <w:tab/>
        <w:tab/>
        <w:tab/>
        <w:tab/>
      </w:r>
    </w:p>
    <w:p w:rsidR="00000000" w:rsidDel="00000000" w:rsidP="00000000" w:rsidRDefault="00000000" w:rsidRPr="00000000" w14:paraId="00000503">
      <w:pPr>
        <w:pageBreakBefore w:val="0"/>
        <w:rPr/>
      </w:pPr>
      <w:r w:rsidDel="00000000" w:rsidR="00000000" w:rsidRPr="00000000">
        <w:rPr>
          <w:rtl w:val="0"/>
        </w:rPr>
        <w:tab/>
        <w:tab/>
        <w:tab/>
        <w:tab/>
        <w:t xml:space="preserve">}</w:t>
      </w:r>
    </w:p>
    <w:p w:rsidR="00000000" w:rsidDel="00000000" w:rsidP="00000000" w:rsidRDefault="00000000" w:rsidRPr="00000000" w14:paraId="00000504">
      <w:pPr>
        <w:pageBreakBefore w:val="0"/>
        <w:rPr/>
      </w:pPr>
      <w:r w:rsidDel="00000000" w:rsidR="00000000" w:rsidRPr="00000000">
        <w:rPr>
          <w:rtl w:val="0"/>
        </w:rPr>
        <w:tab/>
        <w:tab/>
        <w:tab/>
        <w:t xml:space="preserve">}</w:t>
      </w:r>
    </w:p>
    <w:p w:rsidR="00000000" w:rsidDel="00000000" w:rsidP="00000000" w:rsidRDefault="00000000" w:rsidRPr="00000000" w14:paraId="00000505">
      <w:pPr>
        <w:pageBreakBefore w:val="0"/>
        <w:rPr/>
      </w:pPr>
      <w:r w:rsidDel="00000000" w:rsidR="00000000" w:rsidRPr="00000000">
        <w:rPr>
          <w:rtl w:val="0"/>
        </w:rPr>
        <w:tab/>
        <w:tab/>
        <w:t xml:space="preserve">}</w:t>
      </w:r>
    </w:p>
    <w:p w:rsidR="00000000" w:rsidDel="00000000" w:rsidP="00000000" w:rsidRDefault="00000000" w:rsidRPr="00000000" w14:paraId="00000506">
      <w:pPr>
        <w:pageBreakBefore w:val="0"/>
        <w:rPr/>
      </w:pPr>
      <w:r w:rsidDel="00000000" w:rsidR="00000000" w:rsidRPr="00000000">
        <w:rPr>
          <w:rtl w:val="0"/>
        </w:rPr>
        <w:tab/>
        <w:t xml:space="preserve">}</w:t>
      </w:r>
    </w:p>
    <w:p w:rsidR="00000000" w:rsidDel="00000000" w:rsidP="00000000" w:rsidRDefault="00000000" w:rsidRPr="00000000" w14:paraId="00000507">
      <w:pPr>
        <w:pageBreakBefore w:val="0"/>
        <w:rPr/>
      </w:pPr>
      <w:r w:rsidDel="00000000" w:rsidR="00000000" w:rsidRPr="00000000">
        <w:rPr>
          <w:rtl w:val="0"/>
        </w:rPr>
        <w:t xml:space="preserve">}</w:t>
      </w:r>
    </w:p>
    <w:p w:rsidR="00000000" w:rsidDel="00000000" w:rsidP="00000000" w:rsidRDefault="00000000" w:rsidRPr="00000000" w14:paraId="00000508">
      <w:pPr>
        <w:pageBreakBefore w:val="0"/>
        <w:rPr/>
      </w:pPr>
      <w:r w:rsidDel="00000000" w:rsidR="00000000" w:rsidRPr="00000000">
        <w:rPr>
          <w:rtl w:val="0"/>
        </w:rPr>
        <w:t xml:space="preserve">int main()</w:t>
      </w:r>
    </w:p>
    <w:p w:rsidR="00000000" w:rsidDel="00000000" w:rsidP="00000000" w:rsidRDefault="00000000" w:rsidRPr="00000000" w14:paraId="00000509">
      <w:pPr>
        <w:pageBreakBefore w:val="0"/>
        <w:rPr/>
      </w:pPr>
      <w:r w:rsidDel="00000000" w:rsidR="00000000" w:rsidRPr="00000000">
        <w:rPr>
          <w:rtl w:val="0"/>
        </w:rPr>
        <w:t xml:space="preserve">{</w:t>
      </w:r>
    </w:p>
    <w:p w:rsidR="00000000" w:rsidDel="00000000" w:rsidP="00000000" w:rsidRDefault="00000000" w:rsidRPr="00000000" w14:paraId="0000050A">
      <w:pPr>
        <w:pageBreakBefore w:val="0"/>
        <w:rPr/>
      </w:pPr>
      <w:r w:rsidDel="00000000" w:rsidR="00000000" w:rsidRPr="00000000">
        <w:rPr>
          <w:rtl w:val="0"/>
        </w:rPr>
        <w:tab/>
        <w:t xml:space="preserve">int m,n=0,j=0;</w:t>
      </w:r>
    </w:p>
    <w:p w:rsidR="00000000" w:rsidDel="00000000" w:rsidP="00000000" w:rsidRDefault="00000000" w:rsidRPr="00000000" w14:paraId="0000050B">
      <w:pPr>
        <w:pageBreakBefore w:val="0"/>
        <w:rPr/>
      </w:pPr>
      <w:r w:rsidDel="00000000" w:rsidR="00000000" w:rsidRPr="00000000">
        <w:rPr>
          <w:rtl w:val="0"/>
        </w:rPr>
        <w:tab/>
        <w:t xml:space="preserve">lop K[50];</w:t>
      </w:r>
    </w:p>
    <w:p w:rsidR="00000000" w:rsidDel="00000000" w:rsidP="00000000" w:rsidRDefault="00000000" w:rsidRPr="00000000" w14:paraId="0000050C">
      <w:pPr>
        <w:pageBreakBefore w:val="0"/>
        <w:rPr/>
      </w:pPr>
      <w:r w:rsidDel="00000000" w:rsidR="00000000" w:rsidRPr="00000000">
        <w:rPr>
          <w:rtl w:val="0"/>
        </w:rPr>
        <w:tab/>
        <w:t xml:space="preserve">while(m!=6)</w:t>
      </w:r>
    </w:p>
    <w:p w:rsidR="00000000" w:rsidDel="00000000" w:rsidP="00000000" w:rsidRDefault="00000000" w:rsidRPr="00000000" w14:paraId="0000050D">
      <w:pPr>
        <w:pageBreakBefore w:val="0"/>
        <w:rPr/>
      </w:pPr>
      <w:r w:rsidDel="00000000" w:rsidR="00000000" w:rsidRPr="00000000">
        <w:rPr>
          <w:rtl w:val="0"/>
        </w:rPr>
        <w:tab/>
        <w:t xml:space="preserve">{</w:t>
      </w:r>
    </w:p>
    <w:p w:rsidR="00000000" w:rsidDel="00000000" w:rsidP="00000000" w:rsidRDefault="00000000" w:rsidRPr="00000000" w14:paraId="0000050E">
      <w:pPr>
        <w:pageBreakBefore w:val="0"/>
        <w:rPr/>
      </w:pPr>
      <w:r w:rsidDel="00000000" w:rsidR="00000000" w:rsidRPr="00000000">
        <w:rPr>
          <w:rtl w:val="0"/>
        </w:rPr>
        <w:tab/>
        <w:tab/>
        <w:t xml:space="preserve">printf("\nMenu\n1.Bo sung lop hoc.\n2.In ra thong tin cac lop hoc.\n3.Tim kiem theo phong.\n4.Sap xep.\n5.Kiem tra trung phong.\n6.Thoat\n");</w:t>
      </w:r>
    </w:p>
    <w:p w:rsidR="00000000" w:rsidDel="00000000" w:rsidP="00000000" w:rsidRDefault="00000000" w:rsidRPr="00000000" w14:paraId="0000050F">
      <w:pPr>
        <w:pageBreakBefore w:val="0"/>
        <w:rPr/>
      </w:pPr>
      <w:r w:rsidDel="00000000" w:rsidR="00000000" w:rsidRPr="00000000">
        <w:rPr>
          <w:rtl w:val="0"/>
        </w:rPr>
        <w:tab/>
        <w:tab/>
        <w:t xml:space="preserve">scanf("%d",&amp;m);</w:t>
      </w:r>
    </w:p>
    <w:p w:rsidR="00000000" w:rsidDel="00000000" w:rsidP="00000000" w:rsidRDefault="00000000" w:rsidRPr="00000000" w14:paraId="00000510">
      <w:pPr>
        <w:pageBreakBefore w:val="0"/>
        <w:rPr/>
      </w:pPr>
      <w:r w:rsidDel="00000000" w:rsidR="00000000" w:rsidRPr="00000000">
        <w:rPr>
          <w:rtl w:val="0"/>
        </w:rPr>
        <w:tab/>
        <w:tab/>
        <w:t xml:space="preserve">switch(m)</w:t>
      </w:r>
    </w:p>
    <w:p w:rsidR="00000000" w:rsidDel="00000000" w:rsidP="00000000" w:rsidRDefault="00000000" w:rsidRPr="00000000" w14:paraId="00000511">
      <w:pPr>
        <w:pageBreakBefore w:val="0"/>
        <w:rPr/>
      </w:pPr>
      <w:r w:rsidDel="00000000" w:rsidR="00000000" w:rsidRPr="00000000">
        <w:rPr>
          <w:rtl w:val="0"/>
        </w:rPr>
        <w:tab/>
        <w:tab/>
        <w:t xml:space="preserve">{</w:t>
      </w:r>
    </w:p>
    <w:p w:rsidR="00000000" w:rsidDel="00000000" w:rsidP="00000000" w:rsidRDefault="00000000" w:rsidRPr="00000000" w14:paraId="00000512">
      <w:pPr>
        <w:pageBreakBefore w:val="0"/>
        <w:rPr/>
      </w:pPr>
      <w:r w:rsidDel="00000000" w:rsidR="00000000" w:rsidRPr="00000000">
        <w:rPr>
          <w:rtl w:val="0"/>
        </w:rPr>
        <w:tab/>
        <w:tab/>
        <w:tab/>
        <w:t xml:space="preserve">case 1: </w:t>
      </w:r>
    </w:p>
    <w:p w:rsidR="00000000" w:rsidDel="00000000" w:rsidP="00000000" w:rsidRDefault="00000000" w:rsidRPr="00000000" w14:paraId="00000513">
      <w:pPr>
        <w:pageBreakBefore w:val="0"/>
        <w:rPr/>
      </w:pPr>
      <w:r w:rsidDel="00000000" w:rsidR="00000000" w:rsidRPr="00000000">
        <w:rPr>
          <w:rtl w:val="0"/>
        </w:rPr>
        <w:tab/>
        <w:tab/>
        <w:tab/>
        <w:t xml:space="preserve">if(n==0)</w:t>
      </w:r>
    </w:p>
    <w:p w:rsidR="00000000" w:rsidDel="00000000" w:rsidP="00000000" w:rsidRDefault="00000000" w:rsidRPr="00000000" w14:paraId="00000514">
      <w:pPr>
        <w:pageBreakBefore w:val="0"/>
        <w:rPr/>
      </w:pPr>
      <w:r w:rsidDel="00000000" w:rsidR="00000000" w:rsidRPr="00000000">
        <w:rPr>
          <w:rtl w:val="0"/>
        </w:rPr>
        <w:tab/>
        <w:tab/>
        <w:tab/>
        <w:t xml:space="preserve">{</w:t>
      </w:r>
    </w:p>
    <w:p w:rsidR="00000000" w:rsidDel="00000000" w:rsidP="00000000" w:rsidRDefault="00000000" w:rsidRPr="00000000" w14:paraId="00000515">
      <w:pPr>
        <w:pageBreakBefore w:val="0"/>
        <w:rPr/>
      </w:pPr>
      <w:r w:rsidDel="00000000" w:rsidR="00000000" w:rsidRPr="00000000">
        <w:rPr>
          <w:rtl w:val="0"/>
        </w:rPr>
        <w:tab/>
        <w:tab/>
        <w:tab/>
        <w:tab/>
        <w:t xml:space="preserve">printf("Nhap so lop muon in thong tin:\n");</w:t>
      </w:r>
    </w:p>
    <w:p w:rsidR="00000000" w:rsidDel="00000000" w:rsidP="00000000" w:rsidRDefault="00000000" w:rsidRPr="00000000" w14:paraId="00000516">
      <w:pPr>
        <w:pageBreakBefore w:val="0"/>
        <w:rPr/>
      </w:pPr>
      <w:r w:rsidDel="00000000" w:rsidR="00000000" w:rsidRPr="00000000">
        <w:rPr>
          <w:rtl w:val="0"/>
        </w:rPr>
        <w:tab/>
        <w:tab/>
        <w:tab/>
        <w:tab/>
        <w:t xml:space="preserve">scanf("%d",&amp;n);</w:t>
      </w:r>
    </w:p>
    <w:p w:rsidR="00000000" w:rsidDel="00000000" w:rsidP="00000000" w:rsidRDefault="00000000" w:rsidRPr="00000000" w14:paraId="00000517">
      <w:pPr>
        <w:pageBreakBefore w:val="0"/>
        <w:rPr/>
      </w:pPr>
      <w:r w:rsidDel="00000000" w:rsidR="00000000" w:rsidRPr="00000000">
        <w:rPr>
          <w:rtl w:val="0"/>
        </w:rPr>
        <w:tab/>
        <w:tab/>
        <w:tab/>
        <w:tab/>
        <w:t xml:space="preserve">while(n&lt;1||n&gt;200)</w:t>
      </w:r>
    </w:p>
    <w:p w:rsidR="00000000" w:rsidDel="00000000" w:rsidP="00000000" w:rsidRDefault="00000000" w:rsidRPr="00000000" w14:paraId="00000518">
      <w:pPr>
        <w:pageBreakBefore w:val="0"/>
        <w:rPr/>
      </w:pPr>
      <w:r w:rsidDel="00000000" w:rsidR="00000000" w:rsidRPr="00000000">
        <w:rPr>
          <w:rtl w:val="0"/>
        </w:rPr>
        <w:tab/>
        <w:tab/>
        <w:tab/>
        <w:tab/>
        <w:t xml:space="preserve">{</w:t>
      </w:r>
    </w:p>
    <w:p w:rsidR="00000000" w:rsidDel="00000000" w:rsidP="00000000" w:rsidRDefault="00000000" w:rsidRPr="00000000" w14:paraId="00000519">
      <w:pPr>
        <w:pageBreakBefore w:val="0"/>
        <w:rPr/>
      </w:pPr>
      <w:r w:rsidDel="00000000" w:rsidR="00000000" w:rsidRPr="00000000">
        <w:rPr>
          <w:rtl w:val="0"/>
        </w:rPr>
        <w:tab/>
        <w:tab/>
        <w:tab/>
        <w:tab/>
        <w:t xml:space="preserve">printf("Ban da nhap sai, moi nhap lai so lop muon in thong tin:\n");</w:t>
      </w:r>
    </w:p>
    <w:p w:rsidR="00000000" w:rsidDel="00000000" w:rsidP="00000000" w:rsidRDefault="00000000" w:rsidRPr="00000000" w14:paraId="0000051A">
      <w:pPr>
        <w:pageBreakBefore w:val="0"/>
        <w:rPr/>
      </w:pPr>
      <w:r w:rsidDel="00000000" w:rsidR="00000000" w:rsidRPr="00000000">
        <w:rPr>
          <w:rtl w:val="0"/>
        </w:rPr>
        <w:tab/>
        <w:tab/>
        <w:tab/>
        <w:tab/>
        <w:t xml:space="preserve">scanf("%d",&amp;n);</w:t>
      </w:r>
    </w:p>
    <w:p w:rsidR="00000000" w:rsidDel="00000000" w:rsidP="00000000" w:rsidRDefault="00000000" w:rsidRPr="00000000" w14:paraId="0000051B">
      <w:pPr>
        <w:pageBreakBefore w:val="0"/>
        <w:rPr/>
      </w:pPr>
      <w:r w:rsidDel="00000000" w:rsidR="00000000" w:rsidRPr="00000000">
        <w:rPr>
          <w:rtl w:val="0"/>
        </w:rPr>
        <w:tab/>
        <w:tab/>
        <w:tab/>
        <w:tab/>
        <w:t xml:space="preserve">}</w:t>
      </w:r>
    </w:p>
    <w:p w:rsidR="00000000" w:rsidDel="00000000" w:rsidP="00000000" w:rsidRDefault="00000000" w:rsidRPr="00000000" w14:paraId="0000051C">
      <w:pPr>
        <w:pageBreakBefore w:val="0"/>
        <w:rPr/>
      </w:pPr>
      <w:r w:rsidDel="00000000" w:rsidR="00000000" w:rsidRPr="00000000">
        <w:rPr>
          <w:rtl w:val="0"/>
        </w:rPr>
        <w:tab/>
        <w:tab/>
        <w:tab/>
        <w:tab/>
      </w:r>
    </w:p>
    <w:p w:rsidR="00000000" w:rsidDel="00000000" w:rsidP="00000000" w:rsidRDefault="00000000" w:rsidRPr="00000000" w14:paraId="0000051D">
      <w:pPr>
        <w:pageBreakBefore w:val="0"/>
        <w:rPr/>
      </w:pPr>
      <w:r w:rsidDel="00000000" w:rsidR="00000000" w:rsidRPr="00000000">
        <w:rPr>
          <w:rtl w:val="0"/>
        </w:rPr>
        <w:tab/>
        <w:tab/>
        <w:tab/>
        <w:tab/>
        <w:t xml:space="preserve">nhap(K,n);</w:t>
      </w:r>
    </w:p>
    <w:p w:rsidR="00000000" w:rsidDel="00000000" w:rsidP="00000000" w:rsidRDefault="00000000" w:rsidRPr="00000000" w14:paraId="0000051E">
      <w:pPr>
        <w:pageBreakBefore w:val="0"/>
        <w:rPr/>
      </w:pPr>
      <w:r w:rsidDel="00000000" w:rsidR="00000000" w:rsidRPr="00000000">
        <w:rPr>
          <w:rtl w:val="0"/>
        </w:rPr>
        <w:tab/>
        <w:tab/>
        <w:tab/>
        <w:t xml:space="preserve">}</w:t>
      </w:r>
    </w:p>
    <w:p w:rsidR="00000000" w:rsidDel="00000000" w:rsidP="00000000" w:rsidRDefault="00000000" w:rsidRPr="00000000" w14:paraId="0000051F">
      <w:pPr>
        <w:pageBreakBefore w:val="0"/>
        <w:rPr/>
      </w:pPr>
      <w:r w:rsidDel="00000000" w:rsidR="00000000" w:rsidRPr="00000000">
        <w:rPr>
          <w:rtl w:val="0"/>
        </w:rPr>
        <w:tab/>
        <w:tab/>
        <w:tab/>
        <w:t xml:space="preserve">else</w:t>
      </w:r>
    </w:p>
    <w:p w:rsidR="00000000" w:rsidDel="00000000" w:rsidP="00000000" w:rsidRDefault="00000000" w:rsidRPr="00000000" w14:paraId="00000520">
      <w:pPr>
        <w:pageBreakBefore w:val="0"/>
        <w:rPr/>
      </w:pPr>
      <w:r w:rsidDel="00000000" w:rsidR="00000000" w:rsidRPr="00000000">
        <w:rPr>
          <w:rtl w:val="0"/>
        </w:rPr>
        <w:tab/>
        <w:tab/>
        <w:tab/>
        <w:t xml:space="preserve">{</w:t>
      </w:r>
    </w:p>
    <w:p w:rsidR="00000000" w:rsidDel="00000000" w:rsidP="00000000" w:rsidRDefault="00000000" w:rsidRPr="00000000" w14:paraId="00000521">
      <w:pPr>
        <w:pageBreakBefore w:val="0"/>
        <w:rPr/>
      </w:pPr>
      <w:r w:rsidDel="00000000" w:rsidR="00000000" w:rsidRPr="00000000">
        <w:rPr>
          <w:rtl w:val="0"/>
        </w:rPr>
        <w:tab/>
        <w:tab/>
        <w:tab/>
        <w:tab/>
        <w:t xml:space="preserve">printf("Nhap so lop muon nhap them :\n");</w:t>
      </w:r>
    </w:p>
    <w:p w:rsidR="00000000" w:rsidDel="00000000" w:rsidP="00000000" w:rsidRDefault="00000000" w:rsidRPr="00000000" w14:paraId="00000522">
      <w:pPr>
        <w:pageBreakBefore w:val="0"/>
        <w:rPr/>
      </w:pPr>
      <w:r w:rsidDel="00000000" w:rsidR="00000000" w:rsidRPr="00000000">
        <w:rPr>
          <w:rtl w:val="0"/>
        </w:rPr>
        <w:tab/>
        <w:tab/>
        <w:tab/>
        <w:tab/>
        <w:t xml:space="preserve">scanf("%d",&amp;j);</w:t>
      </w:r>
    </w:p>
    <w:p w:rsidR="00000000" w:rsidDel="00000000" w:rsidP="00000000" w:rsidRDefault="00000000" w:rsidRPr="00000000" w14:paraId="00000523">
      <w:pPr>
        <w:pageBreakBefore w:val="0"/>
        <w:rPr/>
      </w:pPr>
      <w:r w:rsidDel="00000000" w:rsidR="00000000" w:rsidRPr="00000000">
        <w:rPr>
          <w:rtl w:val="0"/>
        </w:rPr>
        <w:tab/>
        <w:tab/>
        <w:tab/>
        <w:tab/>
        <w:t xml:space="preserve">while(j&lt;=0)</w:t>
      </w:r>
    </w:p>
    <w:p w:rsidR="00000000" w:rsidDel="00000000" w:rsidP="00000000" w:rsidRDefault="00000000" w:rsidRPr="00000000" w14:paraId="00000524">
      <w:pPr>
        <w:pageBreakBefore w:val="0"/>
        <w:rPr/>
      </w:pPr>
      <w:r w:rsidDel="00000000" w:rsidR="00000000" w:rsidRPr="00000000">
        <w:rPr>
          <w:rtl w:val="0"/>
        </w:rPr>
        <w:tab/>
        <w:tab/>
        <w:tab/>
        <w:tab/>
        <w:t xml:space="preserve">{</w:t>
      </w:r>
    </w:p>
    <w:p w:rsidR="00000000" w:rsidDel="00000000" w:rsidP="00000000" w:rsidRDefault="00000000" w:rsidRPr="00000000" w14:paraId="00000525">
      <w:pPr>
        <w:pageBreakBefore w:val="0"/>
        <w:rPr/>
      </w:pPr>
      <w:r w:rsidDel="00000000" w:rsidR="00000000" w:rsidRPr="00000000">
        <w:rPr>
          <w:rtl w:val="0"/>
        </w:rPr>
        <w:tab/>
        <w:tab/>
        <w:tab/>
        <w:tab/>
        <w:t xml:space="preserve">printf("Ban da nhap sai, moi nhap lai so lop muon in thong tin:\n");</w:t>
      </w:r>
    </w:p>
    <w:p w:rsidR="00000000" w:rsidDel="00000000" w:rsidP="00000000" w:rsidRDefault="00000000" w:rsidRPr="00000000" w14:paraId="00000526">
      <w:pPr>
        <w:pageBreakBefore w:val="0"/>
        <w:rPr/>
      </w:pPr>
      <w:r w:rsidDel="00000000" w:rsidR="00000000" w:rsidRPr="00000000">
        <w:rPr>
          <w:rtl w:val="0"/>
        </w:rPr>
        <w:tab/>
        <w:tab/>
        <w:tab/>
        <w:tab/>
        <w:t xml:space="preserve">scanf("%d",&amp;j);</w:t>
      </w:r>
    </w:p>
    <w:p w:rsidR="00000000" w:rsidDel="00000000" w:rsidP="00000000" w:rsidRDefault="00000000" w:rsidRPr="00000000" w14:paraId="00000527">
      <w:pPr>
        <w:pageBreakBefore w:val="0"/>
        <w:rPr/>
      </w:pPr>
      <w:r w:rsidDel="00000000" w:rsidR="00000000" w:rsidRPr="00000000">
        <w:rPr>
          <w:rtl w:val="0"/>
        </w:rPr>
        <w:tab/>
        <w:tab/>
        <w:tab/>
        <w:t xml:space="preserve">    }</w:t>
      </w:r>
    </w:p>
    <w:p w:rsidR="00000000" w:rsidDel="00000000" w:rsidP="00000000" w:rsidRDefault="00000000" w:rsidRPr="00000000" w14:paraId="00000528">
      <w:pPr>
        <w:pageBreakBefore w:val="0"/>
        <w:rPr/>
      </w:pPr>
      <w:r w:rsidDel="00000000" w:rsidR="00000000" w:rsidRPr="00000000">
        <w:rPr>
          <w:rtl w:val="0"/>
        </w:rPr>
        <w:tab/>
        <w:tab/>
        <w:tab/>
        <w:t xml:space="preserve">    while(n+j&gt;200)</w:t>
      </w:r>
    </w:p>
    <w:p w:rsidR="00000000" w:rsidDel="00000000" w:rsidP="00000000" w:rsidRDefault="00000000" w:rsidRPr="00000000" w14:paraId="00000529">
      <w:pPr>
        <w:pageBreakBefore w:val="0"/>
        <w:rPr/>
      </w:pPr>
      <w:r w:rsidDel="00000000" w:rsidR="00000000" w:rsidRPr="00000000">
        <w:rPr>
          <w:rtl w:val="0"/>
        </w:rPr>
        <w:tab/>
        <w:tab/>
        <w:tab/>
        <w:t xml:space="preserve">    {</w:t>
      </w:r>
    </w:p>
    <w:p w:rsidR="00000000" w:rsidDel="00000000" w:rsidP="00000000" w:rsidRDefault="00000000" w:rsidRPr="00000000" w14:paraId="0000052A">
      <w:pPr>
        <w:pageBreakBefore w:val="0"/>
        <w:rPr/>
      </w:pPr>
      <w:r w:rsidDel="00000000" w:rsidR="00000000" w:rsidRPr="00000000">
        <w:rPr>
          <w:rtl w:val="0"/>
        </w:rPr>
        <w:tab/>
        <w:tab/>
        <w:tab/>
        <w:tab/>
        <w:t xml:space="preserve">printf("Ban da nhap sai, moi nhap lai so lop muon in thong tin them:\n");</w:t>
      </w:r>
    </w:p>
    <w:p w:rsidR="00000000" w:rsidDel="00000000" w:rsidP="00000000" w:rsidRDefault="00000000" w:rsidRPr="00000000" w14:paraId="0000052B">
      <w:pPr>
        <w:pageBreakBefore w:val="0"/>
        <w:rPr/>
      </w:pPr>
      <w:r w:rsidDel="00000000" w:rsidR="00000000" w:rsidRPr="00000000">
        <w:rPr>
          <w:rtl w:val="0"/>
        </w:rPr>
        <w:tab/>
        <w:tab/>
        <w:tab/>
        <w:tab/>
        <w:t xml:space="preserve">scanf("%d",&amp;j);</w:t>
      </w:r>
    </w:p>
    <w:p w:rsidR="00000000" w:rsidDel="00000000" w:rsidP="00000000" w:rsidRDefault="00000000" w:rsidRPr="00000000" w14:paraId="0000052C">
      <w:pPr>
        <w:pageBreakBefore w:val="0"/>
        <w:rPr/>
      </w:pPr>
      <w:r w:rsidDel="00000000" w:rsidR="00000000" w:rsidRPr="00000000">
        <w:rPr>
          <w:rtl w:val="0"/>
        </w:rPr>
        <w:tab/>
        <w:tab/>
        <w:tab/>
        <w:t xml:space="preserve">    }</w:t>
      </w:r>
    </w:p>
    <w:p w:rsidR="00000000" w:rsidDel="00000000" w:rsidP="00000000" w:rsidRDefault="00000000" w:rsidRPr="00000000" w14:paraId="0000052D">
      <w:pPr>
        <w:pageBreakBefore w:val="0"/>
        <w:rPr/>
      </w:pPr>
      <w:r w:rsidDel="00000000" w:rsidR="00000000" w:rsidRPr="00000000">
        <w:rPr>
          <w:rtl w:val="0"/>
        </w:rPr>
        <w:tab/>
        <w:tab/>
        <w:tab/>
        <w:t xml:space="preserve">    n+=j;</w:t>
      </w:r>
    </w:p>
    <w:p w:rsidR="00000000" w:rsidDel="00000000" w:rsidP="00000000" w:rsidRDefault="00000000" w:rsidRPr="00000000" w14:paraId="0000052E">
      <w:pPr>
        <w:pageBreakBefore w:val="0"/>
        <w:rPr/>
      </w:pPr>
      <w:r w:rsidDel="00000000" w:rsidR="00000000" w:rsidRPr="00000000">
        <w:rPr>
          <w:rtl w:val="0"/>
        </w:rPr>
        <w:tab/>
        <w:tab/>
        <w:tab/>
        <w:tab/>
        <w:t xml:space="preserve">nhapthem(K,n,j);</w:t>
      </w:r>
    </w:p>
    <w:p w:rsidR="00000000" w:rsidDel="00000000" w:rsidP="00000000" w:rsidRDefault="00000000" w:rsidRPr="00000000" w14:paraId="0000052F">
      <w:pPr>
        <w:pageBreakBefore w:val="0"/>
        <w:rPr/>
      </w:pPr>
      <w:r w:rsidDel="00000000" w:rsidR="00000000" w:rsidRPr="00000000">
        <w:rPr>
          <w:rtl w:val="0"/>
        </w:rPr>
        <w:tab/>
        <w:tab/>
        <w:tab/>
        <w:t xml:space="preserve">}</w:t>
      </w:r>
    </w:p>
    <w:p w:rsidR="00000000" w:rsidDel="00000000" w:rsidP="00000000" w:rsidRDefault="00000000" w:rsidRPr="00000000" w14:paraId="00000530">
      <w:pPr>
        <w:pageBreakBefore w:val="0"/>
        <w:rPr/>
      </w:pPr>
      <w:r w:rsidDel="00000000" w:rsidR="00000000" w:rsidRPr="00000000">
        <w:rPr>
          <w:rtl w:val="0"/>
        </w:rPr>
        <w:tab/>
        <w:tab/>
        <w:tab/>
        <w:t xml:space="preserve">break;</w:t>
      </w:r>
    </w:p>
    <w:p w:rsidR="00000000" w:rsidDel="00000000" w:rsidP="00000000" w:rsidRDefault="00000000" w:rsidRPr="00000000" w14:paraId="00000531">
      <w:pPr>
        <w:pageBreakBefore w:val="0"/>
        <w:rPr/>
      </w:pPr>
      <w:r w:rsidDel="00000000" w:rsidR="00000000" w:rsidRPr="00000000">
        <w:rPr>
          <w:rtl w:val="0"/>
        </w:rPr>
        <w:tab/>
        <w:tab/>
        <w:tab/>
        <w:t xml:space="preserve">case 2:</w:t>
      </w:r>
    </w:p>
    <w:p w:rsidR="00000000" w:rsidDel="00000000" w:rsidP="00000000" w:rsidRDefault="00000000" w:rsidRPr="00000000" w14:paraId="00000532">
      <w:pPr>
        <w:pageBreakBefore w:val="0"/>
        <w:rPr/>
      </w:pPr>
      <w:r w:rsidDel="00000000" w:rsidR="00000000" w:rsidRPr="00000000">
        <w:rPr>
          <w:rtl w:val="0"/>
        </w:rPr>
        <w:tab/>
        <w:tab/>
        <w:tab/>
        <w:t xml:space="preserve">inra(K,n);</w:t>
      </w:r>
    </w:p>
    <w:p w:rsidR="00000000" w:rsidDel="00000000" w:rsidP="00000000" w:rsidRDefault="00000000" w:rsidRPr="00000000" w14:paraId="00000533">
      <w:pPr>
        <w:pageBreakBefore w:val="0"/>
        <w:rPr/>
      </w:pPr>
      <w:r w:rsidDel="00000000" w:rsidR="00000000" w:rsidRPr="00000000">
        <w:rPr>
          <w:rtl w:val="0"/>
        </w:rPr>
        <w:tab/>
        <w:tab/>
        <w:tab/>
        <w:t xml:space="preserve">break;</w:t>
      </w:r>
    </w:p>
    <w:p w:rsidR="00000000" w:rsidDel="00000000" w:rsidP="00000000" w:rsidRDefault="00000000" w:rsidRPr="00000000" w14:paraId="00000534">
      <w:pPr>
        <w:pageBreakBefore w:val="0"/>
        <w:rPr/>
      </w:pPr>
      <w:r w:rsidDel="00000000" w:rsidR="00000000" w:rsidRPr="00000000">
        <w:rPr>
          <w:rtl w:val="0"/>
        </w:rPr>
        <w:tab/>
        <w:tab/>
        <w:tab/>
        <w:t xml:space="preserve">case 3:</w:t>
      </w:r>
    </w:p>
    <w:p w:rsidR="00000000" w:rsidDel="00000000" w:rsidP="00000000" w:rsidRDefault="00000000" w:rsidRPr="00000000" w14:paraId="00000535">
      <w:pPr>
        <w:pageBreakBefore w:val="0"/>
        <w:rPr/>
      </w:pPr>
      <w:r w:rsidDel="00000000" w:rsidR="00000000" w:rsidRPr="00000000">
        <w:rPr>
          <w:rtl w:val="0"/>
        </w:rPr>
        <w:tab/>
        <w:tab/>
        <w:tab/>
        <w:t xml:space="preserve">timkiemtheophong(K,n);</w:t>
      </w:r>
    </w:p>
    <w:p w:rsidR="00000000" w:rsidDel="00000000" w:rsidP="00000000" w:rsidRDefault="00000000" w:rsidRPr="00000000" w14:paraId="00000536">
      <w:pPr>
        <w:pageBreakBefore w:val="0"/>
        <w:rPr/>
      </w:pPr>
      <w:r w:rsidDel="00000000" w:rsidR="00000000" w:rsidRPr="00000000">
        <w:rPr>
          <w:rtl w:val="0"/>
        </w:rPr>
        <w:tab/>
        <w:tab/>
        <w:tab/>
        <w:t xml:space="preserve">break;</w:t>
      </w:r>
    </w:p>
    <w:p w:rsidR="00000000" w:rsidDel="00000000" w:rsidP="00000000" w:rsidRDefault="00000000" w:rsidRPr="00000000" w14:paraId="00000537">
      <w:pPr>
        <w:pageBreakBefore w:val="0"/>
        <w:rPr/>
      </w:pPr>
      <w:r w:rsidDel="00000000" w:rsidR="00000000" w:rsidRPr="00000000">
        <w:rPr>
          <w:rtl w:val="0"/>
        </w:rPr>
        <w:tab/>
        <w:tab/>
        <w:tab/>
        <w:t xml:space="preserve">case 4:</w:t>
      </w:r>
    </w:p>
    <w:p w:rsidR="00000000" w:rsidDel="00000000" w:rsidP="00000000" w:rsidRDefault="00000000" w:rsidRPr="00000000" w14:paraId="00000538">
      <w:pPr>
        <w:pageBreakBefore w:val="0"/>
        <w:rPr/>
      </w:pPr>
      <w:r w:rsidDel="00000000" w:rsidR="00000000" w:rsidRPr="00000000">
        <w:rPr>
          <w:rtl w:val="0"/>
        </w:rPr>
        <w:tab/>
        <w:tab/>
        <w:tab/>
        <w:t xml:space="preserve">ranking(K,n);</w:t>
      </w:r>
    </w:p>
    <w:p w:rsidR="00000000" w:rsidDel="00000000" w:rsidP="00000000" w:rsidRDefault="00000000" w:rsidRPr="00000000" w14:paraId="00000539">
      <w:pPr>
        <w:pageBreakBefore w:val="0"/>
        <w:rPr/>
      </w:pPr>
      <w:r w:rsidDel="00000000" w:rsidR="00000000" w:rsidRPr="00000000">
        <w:rPr>
          <w:rtl w:val="0"/>
        </w:rPr>
        <w:tab/>
        <w:tab/>
        <w:tab/>
        <w:t xml:space="preserve">break;</w:t>
      </w:r>
    </w:p>
    <w:p w:rsidR="00000000" w:rsidDel="00000000" w:rsidP="00000000" w:rsidRDefault="00000000" w:rsidRPr="00000000" w14:paraId="0000053A">
      <w:pPr>
        <w:pageBreakBefore w:val="0"/>
        <w:rPr/>
      </w:pPr>
      <w:r w:rsidDel="00000000" w:rsidR="00000000" w:rsidRPr="00000000">
        <w:rPr>
          <w:rtl w:val="0"/>
        </w:rPr>
        <w:tab/>
        <w:tab/>
        <w:tab/>
        <w:t xml:space="preserve">case 5:</w:t>
      </w:r>
    </w:p>
    <w:p w:rsidR="00000000" w:rsidDel="00000000" w:rsidP="00000000" w:rsidRDefault="00000000" w:rsidRPr="00000000" w14:paraId="0000053B">
      <w:pPr>
        <w:pageBreakBefore w:val="0"/>
        <w:rPr/>
      </w:pPr>
      <w:r w:rsidDel="00000000" w:rsidR="00000000" w:rsidRPr="00000000">
        <w:rPr>
          <w:rtl w:val="0"/>
        </w:rPr>
        <w:tab/>
        <w:tab/>
        <w:tab/>
        <w:t xml:space="preserve">checking(K,n);</w:t>
      </w:r>
    </w:p>
    <w:p w:rsidR="00000000" w:rsidDel="00000000" w:rsidP="00000000" w:rsidRDefault="00000000" w:rsidRPr="00000000" w14:paraId="0000053C">
      <w:pPr>
        <w:pageBreakBefore w:val="0"/>
        <w:rPr/>
      </w:pPr>
      <w:r w:rsidDel="00000000" w:rsidR="00000000" w:rsidRPr="00000000">
        <w:rPr>
          <w:rtl w:val="0"/>
        </w:rPr>
        <w:tab/>
        <w:tab/>
        <w:tab/>
        <w:t xml:space="preserve">break;</w:t>
      </w:r>
    </w:p>
    <w:p w:rsidR="00000000" w:rsidDel="00000000" w:rsidP="00000000" w:rsidRDefault="00000000" w:rsidRPr="00000000" w14:paraId="0000053D">
      <w:pPr>
        <w:pageBreakBefore w:val="0"/>
        <w:rPr/>
      </w:pPr>
      <w:r w:rsidDel="00000000" w:rsidR="00000000" w:rsidRPr="00000000">
        <w:rPr>
          <w:rtl w:val="0"/>
        </w:rPr>
        <w:tab/>
        <w:tab/>
        <w:tab/>
        <w:t xml:space="preserve">case 6:</w:t>
      </w:r>
    </w:p>
    <w:p w:rsidR="00000000" w:rsidDel="00000000" w:rsidP="00000000" w:rsidRDefault="00000000" w:rsidRPr="00000000" w14:paraId="0000053E">
      <w:pPr>
        <w:pageBreakBefore w:val="0"/>
        <w:rPr/>
      </w:pPr>
      <w:r w:rsidDel="00000000" w:rsidR="00000000" w:rsidRPr="00000000">
        <w:rPr>
          <w:rtl w:val="0"/>
        </w:rPr>
        <w:tab/>
        <w:tab/>
        <w:tab/>
        <w:t xml:space="preserve">printf("Goodbye!.....");</w:t>
      </w:r>
    </w:p>
    <w:p w:rsidR="00000000" w:rsidDel="00000000" w:rsidP="00000000" w:rsidRDefault="00000000" w:rsidRPr="00000000" w14:paraId="0000053F">
      <w:pPr>
        <w:pageBreakBefore w:val="0"/>
        <w:rPr/>
      </w:pPr>
      <w:r w:rsidDel="00000000" w:rsidR="00000000" w:rsidRPr="00000000">
        <w:rPr>
          <w:rtl w:val="0"/>
        </w:rPr>
        <w:tab/>
        <w:tab/>
        <w:tab/>
        <w:t xml:space="preserve">break;</w:t>
      </w:r>
    </w:p>
    <w:p w:rsidR="00000000" w:rsidDel="00000000" w:rsidP="00000000" w:rsidRDefault="00000000" w:rsidRPr="00000000" w14:paraId="00000540">
      <w:pPr>
        <w:pageBreakBefore w:val="0"/>
        <w:rPr/>
      </w:pPr>
      <w:r w:rsidDel="00000000" w:rsidR="00000000" w:rsidRPr="00000000">
        <w:rPr>
          <w:rtl w:val="0"/>
        </w:rPr>
        <w:tab/>
        <w:tab/>
        <w:tab/>
        <w:t xml:space="preserve">default: printf("Error, please enter again!\n");</w:t>
      </w:r>
    </w:p>
    <w:p w:rsidR="00000000" w:rsidDel="00000000" w:rsidP="00000000" w:rsidRDefault="00000000" w:rsidRPr="00000000" w14:paraId="00000541">
      <w:pPr>
        <w:pageBreakBefore w:val="0"/>
        <w:rPr/>
      </w:pPr>
      <w:r w:rsidDel="00000000" w:rsidR="00000000" w:rsidRPr="00000000">
        <w:rPr>
          <w:rtl w:val="0"/>
        </w:rPr>
        <w:tab/>
        <w:t xml:space="preserve">    }</w:t>
      </w:r>
    </w:p>
    <w:p w:rsidR="00000000" w:rsidDel="00000000" w:rsidP="00000000" w:rsidRDefault="00000000" w:rsidRPr="00000000" w14:paraId="00000542">
      <w:pPr>
        <w:pageBreakBefore w:val="0"/>
        <w:rPr/>
      </w:pPr>
      <w:r w:rsidDel="00000000" w:rsidR="00000000" w:rsidRPr="00000000">
        <w:rPr>
          <w:rtl w:val="0"/>
        </w:rPr>
        <w:t xml:space="preserve">    }</w:t>
      </w:r>
    </w:p>
    <w:p w:rsidR="00000000" w:rsidDel="00000000" w:rsidP="00000000" w:rsidRDefault="00000000" w:rsidRPr="00000000" w14:paraId="00000543">
      <w:pPr>
        <w:pageBreakBefore w:val="0"/>
        <w:rPr/>
      </w:pPr>
      <w:r w:rsidDel="00000000" w:rsidR="00000000" w:rsidRPr="00000000">
        <w:rPr>
          <w:rtl w:val="0"/>
        </w:rPr>
        <w:t xml:space="preserve">}</w:t>
      </w:r>
    </w:p>
    <w:p w:rsidR="00000000" w:rsidDel="00000000" w:rsidP="00000000" w:rsidRDefault="00000000" w:rsidRPr="00000000" w14:paraId="00000544">
      <w:pPr>
        <w:pageBreakBefore w:val="0"/>
        <w:rPr/>
      </w:pPr>
      <w:r w:rsidDel="00000000" w:rsidR="00000000" w:rsidRPr="00000000">
        <w:rPr>
          <w:rtl w:val="0"/>
        </w:rPr>
      </w:r>
    </w:p>
    <w:p w:rsidR="00000000" w:rsidDel="00000000" w:rsidP="00000000" w:rsidRDefault="00000000" w:rsidRPr="00000000" w14:paraId="00000545">
      <w:pPr>
        <w:pageBreakBefore w:val="0"/>
        <w:rPr>
          <w:b w:val="1"/>
        </w:rPr>
      </w:pPr>
      <w:r w:rsidDel="00000000" w:rsidR="00000000" w:rsidRPr="00000000">
        <w:rPr>
          <w:b w:val="1"/>
          <w:rtl w:val="0"/>
        </w:rPr>
        <w:t xml:space="preserve">Đề K63</w:t>
      </w:r>
    </w:p>
    <w:p w:rsidR="00000000" w:rsidDel="00000000" w:rsidP="00000000" w:rsidRDefault="00000000" w:rsidRPr="00000000" w14:paraId="00000546">
      <w:pPr>
        <w:pageBreakBefore w:val="0"/>
        <w:rPr/>
      </w:pPr>
      <w:r w:rsidDel="00000000" w:rsidR="00000000" w:rsidRPr="00000000">
        <w:rPr/>
        <w:drawing>
          <wp:inline distB="114300" distT="114300" distL="114300" distR="114300">
            <wp:extent cx="4729163" cy="6308169"/>
            <wp:effectExtent b="0" l="0" r="0" t="0"/>
            <wp:docPr id="2"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4729163" cy="6308169"/>
                    </a:xfrm>
                    <a:prstGeom prst="rect"/>
                    <a:ln/>
                  </pic:spPr>
                </pic:pic>
              </a:graphicData>
            </a:graphic>
          </wp:inline>
        </w:drawing>
      </w:r>
      <w:r w:rsidDel="00000000" w:rsidR="00000000" w:rsidRPr="00000000">
        <w:rPr>
          <w:rtl w:val="0"/>
        </w:rPr>
      </w:r>
    </w:p>
    <w:p w:rsidR="00000000" w:rsidDel="00000000" w:rsidP="00000000" w:rsidRDefault="00000000" w:rsidRPr="00000000" w14:paraId="00000547">
      <w:pPr>
        <w:pageBreakBefore w:val="0"/>
        <w:rPr/>
      </w:pPr>
      <w:r w:rsidDel="00000000" w:rsidR="00000000" w:rsidRPr="00000000">
        <w:rPr>
          <w:rtl w:val="0"/>
        </w:rPr>
        <w:t xml:space="preserve">#include&lt;stdio.h&gt;</w:t>
      </w:r>
    </w:p>
    <w:p w:rsidR="00000000" w:rsidDel="00000000" w:rsidP="00000000" w:rsidRDefault="00000000" w:rsidRPr="00000000" w14:paraId="00000548">
      <w:pPr>
        <w:pageBreakBefore w:val="0"/>
        <w:rPr/>
      </w:pPr>
      <w:r w:rsidDel="00000000" w:rsidR="00000000" w:rsidRPr="00000000">
        <w:rPr>
          <w:rtl w:val="0"/>
        </w:rPr>
        <w:t xml:space="preserve">#include&lt;string.h&gt;</w:t>
      </w:r>
    </w:p>
    <w:p w:rsidR="00000000" w:rsidDel="00000000" w:rsidP="00000000" w:rsidRDefault="00000000" w:rsidRPr="00000000" w14:paraId="00000549">
      <w:pPr>
        <w:pageBreakBefore w:val="0"/>
        <w:rPr/>
      </w:pPr>
      <w:r w:rsidDel="00000000" w:rsidR="00000000" w:rsidRPr="00000000">
        <w:rPr>
          <w:rtl w:val="0"/>
        </w:rPr>
        <w:t xml:space="preserve">#include&lt;stdlib.h&gt;</w:t>
      </w:r>
    </w:p>
    <w:p w:rsidR="00000000" w:rsidDel="00000000" w:rsidP="00000000" w:rsidRDefault="00000000" w:rsidRPr="00000000" w14:paraId="0000054A">
      <w:pPr>
        <w:pageBreakBefore w:val="0"/>
        <w:rPr/>
      </w:pPr>
      <w:r w:rsidDel="00000000" w:rsidR="00000000" w:rsidRPr="00000000">
        <w:rPr>
          <w:rtl w:val="0"/>
        </w:rPr>
        <w:t xml:space="preserve"> typedef struct SINHVIEN</w:t>
      </w:r>
    </w:p>
    <w:p w:rsidR="00000000" w:rsidDel="00000000" w:rsidP="00000000" w:rsidRDefault="00000000" w:rsidRPr="00000000" w14:paraId="0000054B">
      <w:pPr>
        <w:pageBreakBefore w:val="0"/>
        <w:rPr/>
      </w:pPr>
      <w:r w:rsidDel="00000000" w:rsidR="00000000" w:rsidRPr="00000000">
        <w:rPr>
          <w:rtl w:val="0"/>
        </w:rPr>
        <w:t xml:space="preserve">{</w:t>
      </w:r>
    </w:p>
    <w:p w:rsidR="00000000" w:rsidDel="00000000" w:rsidP="00000000" w:rsidRDefault="00000000" w:rsidRPr="00000000" w14:paraId="0000054C">
      <w:pPr>
        <w:pageBreakBefore w:val="0"/>
        <w:rPr/>
      </w:pPr>
      <w:r w:rsidDel="00000000" w:rsidR="00000000" w:rsidRPr="00000000">
        <w:rPr>
          <w:rtl w:val="0"/>
        </w:rPr>
        <w:tab/>
        <w:t xml:space="preserve">char ten[50],quequan[30];</w:t>
      </w:r>
    </w:p>
    <w:p w:rsidR="00000000" w:rsidDel="00000000" w:rsidP="00000000" w:rsidRDefault="00000000" w:rsidRPr="00000000" w14:paraId="0000054D">
      <w:pPr>
        <w:pageBreakBefore w:val="0"/>
        <w:rPr/>
      </w:pPr>
      <w:r w:rsidDel="00000000" w:rsidR="00000000" w:rsidRPr="00000000">
        <w:rPr>
          <w:rtl w:val="0"/>
        </w:rPr>
        <w:tab/>
        <w:t xml:space="preserve">char mssv[12];</w:t>
      </w:r>
    </w:p>
    <w:p w:rsidR="00000000" w:rsidDel="00000000" w:rsidP="00000000" w:rsidRDefault="00000000" w:rsidRPr="00000000" w14:paraId="0000054E">
      <w:pPr>
        <w:pageBreakBefore w:val="0"/>
        <w:rPr/>
      </w:pPr>
      <w:r w:rsidDel="00000000" w:rsidR="00000000" w:rsidRPr="00000000">
        <w:rPr>
          <w:rtl w:val="0"/>
        </w:rPr>
        <w:tab/>
        <w:t xml:space="preserve">float CPA;</w:t>
      </w:r>
    </w:p>
    <w:p w:rsidR="00000000" w:rsidDel="00000000" w:rsidP="00000000" w:rsidRDefault="00000000" w:rsidRPr="00000000" w14:paraId="0000054F">
      <w:pPr>
        <w:pageBreakBefore w:val="0"/>
        <w:rPr/>
      </w:pPr>
      <w:r w:rsidDel="00000000" w:rsidR="00000000" w:rsidRPr="00000000">
        <w:rPr>
          <w:rtl w:val="0"/>
        </w:rPr>
        <w:t xml:space="preserve">}SV;</w:t>
      </w:r>
    </w:p>
    <w:p w:rsidR="00000000" w:rsidDel="00000000" w:rsidP="00000000" w:rsidRDefault="00000000" w:rsidRPr="00000000" w14:paraId="00000550">
      <w:pPr>
        <w:pageBreakBefore w:val="0"/>
        <w:rPr/>
      </w:pPr>
      <w:r w:rsidDel="00000000" w:rsidR="00000000" w:rsidRPr="00000000">
        <w:rPr>
          <w:rtl w:val="0"/>
        </w:rPr>
      </w:r>
    </w:p>
    <w:p w:rsidR="00000000" w:rsidDel="00000000" w:rsidP="00000000" w:rsidRDefault="00000000" w:rsidRPr="00000000" w14:paraId="00000551">
      <w:pPr>
        <w:pageBreakBefore w:val="0"/>
        <w:rPr/>
      </w:pPr>
      <w:r w:rsidDel="00000000" w:rsidR="00000000" w:rsidRPr="00000000">
        <w:rPr>
          <w:rtl w:val="0"/>
        </w:rPr>
        <w:t xml:space="preserve">void nhap(SV*K, int n)</w:t>
      </w:r>
    </w:p>
    <w:p w:rsidR="00000000" w:rsidDel="00000000" w:rsidP="00000000" w:rsidRDefault="00000000" w:rsidRPr="00000000" w14:paraId="00000552">
      <w:pPr>
        <w:pageBreakBefore w:val="0"/>
        <w:rPr/>
      </w:pPr>
      <w:r w:rsidDel="00000000" w:rsidR="00000000" w:rsidRPr="00000000">
        <w:rPr>
          <w:rtl w:val="0"/>
        </w:rPr>
        <w:t xml:space="preserve">{</w:t>
      </w:r>
    </w:p>
    <w:p w:rsidR="00000000" w:rsidDel="00000000" w:rsidP="00000000" w:rsidRDefault="00000000" w:rsidRPr="00000000" w14:paraId="00000553">
      <w:pPr>
        <w:pageBreakBefore w:val="0"/>
        <w:rPr/>
      </w:pPr>
      <w:r w:rsidDel="00000000" w:rsidR="00000000" w:rsidRPr="00000000">
        <w:rPr>
          <w:rtl w:val="0"/>
        </w:rPr>
        <w:t xml:space="preserve">       int i;</w:t>
      </w:r>
    </w:p>
    <w:p w:rsidR="00000000" w:rsidDel="00000000" w:rsidP="00000000" w:rsidRDefault="00000000" w:rsidRPr="00000000" w14:paraId="00000554">
      <w:pPr>
        <w:pageBreakBefore w:val="0"/>
        <w:rPr/>
      </w:pPr>
      <w:r w:rsidDel="00000000" w:rsidR="00000000" w:rsidRPr="00000000">
        <w:rPr>
          <w:rtl w:val="0"/>
        </w:rPr>
        <w:t xml:space="preserve">       for(i=0;i&lt;n;i++)</w:t>
      </w:r>
    </w:p>
    <w:p w:rsidR="00000000" w:rsidDel="00000000" w:rsidP="00000000" w:rsidRDefault="00000000" w:rsidRPr="00000000" w14:paraId="00000555">
      <w:pPr>
        <w:pageBreakBefore w:val="0"/>
        <w:rPr/>
      </w:pPr>
      <w:r w:rsidDel="00000000" w:rsidR="00000000" w:rsidRPr="00000000">
        <w:rPr>
          <w:rtl w:val="0"/>
        </w:rPr>
        <w:tab/>
        <w:t xml:space="preserve">{</w:t>
      </w:r>
    </w:p>
    <w:p w:rsidR="00000000" w:rsidDel="00000000" w:rsidP="00000000" w:rsidRDefault="00000000" w:rsidRPr="00000000" w14:paraId="00000556">
      <w:pPr>
        <w:pageBreakBefore w:val="0"/>
        <w:rPr/>
      </w:pPr>
      <w:r w:rsidDel="00000000" w:rsidR="00000000" w:rsidRPr="00000000">
        <w:rPr>
          <w:rtl w:val="0"/>
        </w:rPr>
        <w:t xml:space="preserve">       fflush(stdin);</w:t>
      </w:r>
    </w:p>
    <w:p w:rsidR="00000000" w:rsidDel="00000000" w:rsidP="00000000" w:rsidRDefault="00000000" w:rsidRPr="00000000" w14:paraId="00000557">
      <w:pPr>
        <w:pageBreakBefore w:val="0"/>
        <w:rPr/>
      </w:pPr>
      <w:r w:rsidDel="00000000" w:rsidR="00000000" w:rsidRPr="00000000">
        <w:rPr>
          <w:rtl w:val="0"/>
        </w:rPr>
        <w:t xml:space="preserve">       printf("Ho ten sinh vien[%d] = ",i+1);</w:t>
      </w:r>
    </w:p>
    <w:p w:rsidR="00000000" w:rsidDel="00000000" w:rsidP="00000000" w:rsidRDefault="00000000" w:rsidRPr="00000000" w14:paraId="00000558">
      <w:pPr>
        <w:pageBreakBefore w:val="0"/>
        <w:rPr/>
      </w:pPr>
      <w:r w:rsidDel="00000000" w:rsidR="00000000" w:rsidRPr="00000000">
        <w:rPr>
          <w:rtl w:val="0"/>
        </w:rPr>
        <w:t xml:space="preserve">       gets(K[i].ten);</w:t>
      </w:r>
      <w:ins w:author="minh Vu" w:id="4" w:date="2023-07-30T14:47:42Z">
        <w:r w:rsidDel="00000000" w:rsidR="00000000" w:rsidRPr="00000000">
          <w:rPr>
            <w:rtl w:val="0"/>
          </w:rPr>
          <w:tab/>
        </w:r>
      </w:ins>
      <w:r w:rsidDel="00000000" w:rsidR="00000000" w:rsidRPr="00000000">
        <w:rPr>
          <w:rtl w:val="0"/>
        </w:rPr>
      </w:r>
    </w:p>
    <w:p w:rsidR="00000000" w:rsidDel="00000000" w:rsidP="00000000" w:rsidRDefault="00000000" w:rsidRPr="00000000" w14:paraId="00000559">
      <w:pPr>
        <w:pageBreakBefore w:val="0"/>
        <w:rPr/>
      </w:pPr>
      <w:r w:rsidDel="00000000" w:rsidR="00000000" w:rsidRPr="00000000">
        <w:rPr>
          <w:rtl w:val="0"/>
        </w:rPr>
        <w:t xml:space="preserve">       printf("Que quan sinh vien[%d] = ",i+1);</w:t>
      </w:r>
    </w:p>
    <w:p w:rsidR="00000000" w:rsidDel="00000000" w:rsidP="00000000" w:rsidRDefault="00000000" w:rsidRPr="00000000" w14:paraId="0000055A">
      <w:pPr>
        <w:pageBreakBefore w:val="0"/>
        <w:rPr/>
      </w:pPr>
      <w:r w:rsidDel="00000000" w:rsidR="00000000" w:rsidRPr="00000000">
        <w:rPr>
          <w:rtl w:val="0"/>
        </w:rPr>
        <w:t xml:space="preserve">       gets(K[i].quequan);</w:t>
      </w:r>
    </w:p>
    <w:p w:rsidR="00000000" w:rsidDel="00000000" w:rsidP="00000000" w:rsidRDefault="00000000" w:rsidRPr="00000000" w14:paraId="0000055B">
      <w:pPr>
        <w:pageBreakBefore w:val="0"/>
        <w:rPr/>
      </w:pPr>
      <w:r w:rsidDel="00000000" w:rsidR="00000000" w:rsidRPr="00000000">
        <w:rPr>
          <w:rtl w:val="0"/>
        </w:rPr>
        <w:t xml:space="preserve">       printf("MS sinh vien[%d] = ",i+1);</w:t>
      </w:r>
    </w:p>
    <w:p w:rsidR="00000000" w:rsidDel="00000000" w:rsidP="00000000" w:rsidRDefault="00000000" w:rsidRPr="00000000" w14:paraId="0000055C">
      <w:pPr>
        <w:pageBreakBefore w:val="0"/>
        <w:rPr/>
      </w:pPr>
      <w:r w:rsidDel="00000000" w:rsidR="00000000" w:rsidRPr="00000000">
        <w:rPr>
          <w:rtl w:val="0"/>
        </w:rPr>
        <w:t xml:space="preserve">       gets(K[i].mssv);</w:t>
      </w:r>
    </w:p>
    <w:p w:rsidR="00000000" w:rsidDel="00000000" w:rsidP="00000000" w:rsidRDefault="00000000" w:rsidRPr="00000000" w14:paraId="0000055D">
      <w:pPr>
        <w:pageBreakBefore w:val="0"/>
        <w:rPr/>
      </w:pPr>
      <w:r w:rsidDel="00000000" w:rsidR="00000000" w:rsidRPr="00000000">
        <w:rPr>
          <w:rtl w:val="0"/>
        </w:rPr>
        <w:t xml:space="preserve">       printf("CPA sinh vien[%d] = ",i+1);</w:t>
      </w:r>
    </w:p>
    <w:p w:rsidR="00000000" w:rsidDel="00000000" w:rsidP="00000000" w:rsidRDefault="00000000" w:rsidRPr="00000000" w14:paraId="0000055E">
      <w:pPr>
        <w:pageBreakBefore w:val="0"/>
        <w:rPr/>
      </w:pPr>
      <w:r w:rsidDel="00000000" w:rsidR="00000000" w:rsidRPr="00000000">
        <w:rPr>
          <w:rtl w:val="0"/>
        </w:rPr>
        <w:t xml:space="preserve">       scanf("%f",&amp;K[i].CPA);</w:t>
      </w:r>
    </w:p>
    <w:p w:rsidR="00000000" w:rsidDel="00000000" w:rsidP="00000000" w:rsidRDefault="00000000" w:rsidRPr="00000000" w14:paraId="0000055F">
      <w:pPr>
        <w:pageBreakBefore w:val="0"/>
        <w:rPr/>
      </w:pPr>
      <w:r w:rsidDel="00000000" w:rsidR="00000000" w:rsidRPr="00000000">
        <w:rPr>
          <w:rtl w:val="0"/>
        </w:rPr>
        <w:t xml:space="preserve">       while(K[i].CPA&lt;0||K[i].CPA&gt;4.0)</w:t>
      </w:r>
    </w:p>
    <w:p w:rsidR="00000000" w:rsidDel="00000000" w:rsidP="00000000" w:rsidRDefault="00000000" w:rsidRPr="00000000" w14:paraId="00000560">
      <w:pPr>
        <w:pageBreakBefore w:val="0"/>
        <w:rPr/>
      </w:pPr>
      <w:r w:rsidDel="00000000" w:rsidR="00000000" w:rsidRPr="00000000">
        <w:rPr>
          <w:rtl w:val="0"/>
        </w:rPr>
        <w:tab/>
        <w:t xml:space="preserve">   {</w:t>
      </w:r>
    </w:p>
    <w:p w:rsidR="00000000" w:rsidDel="00000000" w:rsidP="00000000" w:rsidRDefault="00000000" w:rsidRPr="00000000" w14:paraId="00000561">
      <w:pPr>
        <w:pageBreakBefore w:val="0"/>
        <w:rPr/>
      </w:pPr>
      <w:r w:rsidDel="00000000" w:rsidR="00000000" w:rsidRPr="00000000">
        <w:rPr>
          <w:rtl w:val="0"/>
        </w:rPr>
        <w:t xml:space="preserve">           printf("Nhap lai CPA &gt; 0\n ");</w:t>
      </w:r>
    </w:p>
    <w:p w:rsidR="00000000" w:rsidDel="00000000" w:rsidP="00000000" w:rsidRDefault="00000000" w:rsidRPr="00000000" w14:paraId="00000562">
      <w:pPr>
        <w:pageBreakBefore w:val="0"/>
        <w:rPr/>
      </w:pPr>
      <w:r w:rsidDel="00000000" w:rsidR="00000000" w:rsidRPr="00000000">
        <w:rPr>
          <w:rtl w:val="0"/>
        </w:rPr>
        <w:t xml:space="preserve">           scanf("%f",&amp;K[i].CPA);</w:t>
      </w:r>
    </w:p>
    <w:p w:rsidR="00000000" w:rsidDel="00000000" w:rsidP="00000000" w:rsidRDefault="00000000" w:rsidRPr="00000000" w14:paraId="00000563">
      <w:pPr>
        <w:pageBreakBefore w:val="0"/>
        <w:rPr/>
      </w:pPr>
      <w:r w:rsidDel="00000000" w:rsidR="00000000" w:rsidRPr="00000000">
        <w:rPr>
          <w:rtl w:val="0"/>
        </w:rPr>
        <w:t xml:space="preserve">       }</w:t>
      </w:r>
    </w:p>
    <w:p w:rsidR="00000000" w:rsidDel="00000000" w:rsidP="00000000" w:rsidRDefault="00000000" w:rsidRPr="00000000" w14:paraId="00000564">
      <w:pPr>
        <w:pageBreakBefore w:val="0"/>
        <w:rPr/>
      </w:pPr>
      <w:r w:rsidDel="00000000" w:rsidR="00000000" w:rsidRPr="00000000">
        <w:rPr>
          <w:rtl w:val="0"/>
        </w:rPr>
        <w:t xml:space="preserve">   }</w:t>
      </w:r>
    </w:p>
    <w:p w:rsidR="00000000" w:rsidDel="00000000" w:rsidP="00000000" w:rsidRDefault="00000000" w:rsidRPr="00000000" w14:paraId="00000565">
      <w:pPr>
        <w:pageBreakBefore w:val="0"/>
        <w:rPr/>
      </w:pPr>
      <w:r w:rsidDel="00000000" w:rsidR="00000000" w:rsidRPr="00000000">
        <w:rPr>
          <w:rtl w:val="0"/>
        </w:rPr>
        <w:t xml:space="preserve">}</w:t>
      </w:r>
    </w:p>
    <w:p w:rsidR="00000000" w:rsidDel="00000000" w:rsidP="00000000" w:rsidRDefault="00000000" w:rsidRPr="00000000" w14:paraId="00000566">
      <w:pPr>
        <w:pageBreakBefore w:val="0"/>
        <w:rPr/>
      </w:pPr>
      <w:r w:rsidDel="00000000" w:rsidR="00000000" w:rsidRPr="00000000">
        <w:rPr>
          <w:rtl w:val="0"/>
        </w:rPr>
        <w:t xml:space="preserve">void nhapthem(SV*K, int n,int j)</w:t>
      </w:r>
    </w:p>
    <w:p w:rsidR="00000000" w:rsidDel="00000000" w:rsidP="00000000" w:rsidRDefault="00000000" w:rsidRPr="00000000" w14:paraId="00000567">
      <w:pPr>
        <w:pageBreakBefore w:val="0"/>
        <w:rPr/>
      </w:pPr>
      <w:r w:rsidDel="00000000" w:rsidR="00000000" w:rsidRPr="00000000">
        <w:rPr>
          <w:rtl w:val="0"/>
        </w:rPr>
        <w:t xml:space="preserve">{</w:t>
      </w:r>
    </w:p>
    <w:p w:rsidR="00000000" w:rsidDel="00000000" w:rsidP="00000000" w:rsidRDefault="00000000" w:rsidRPr="00000000" w14:paraId="00000568">
      <w:pPr>
        <w:pageBreakBefore w:val="0"/>
        <w:rPr/>
      </w:pPr>
      <w:r w:rsidDel="00000000" w:rsidR="00000000" w:rsidRPr="00000000">
        <w:rPr>
          <w:rtl w:val="0"/>
        </w:rPr>
        <w:t xml:space="preserve">       int i;</w:t>
      </w:r>
    </w:p>
    <w:p w:rsidR="00000000" w:rsidDel="00000000" w:rsidP="00000000" w:rsidRDefault="00000000" w:rsidRPr="00000000" w14:paraId="00000569">
      <w:pPr>
        <w:pageBreakBefore w:val="0"/>
        <w:rPr/>
      </w:pPr>
      <w:r w:rsidDel="00000000" w:rsidR="00000000" w:rsidRPr="00000000">
        <w:rPr>
          <w:rtl w:val="0"/>
        </w:rPr>
        <w:t xml:space="preserve">       </w:t>
      </w:r>
    </w:p>
    <w:p w:rsidR="00000000" w:rsidDel="00000000" w:rsidP="00000000" w:rsidRDefault="00000000" w:rsidRPr="00000000" w14:paraId="0000056A">
      <w:pPr>
        <w:pageBreakBefore w:val="0"/>
        <w:rPr/>
      </w:pPr>
      <w:r w:rsidDel="00000000" w:rsidR="00000000" w:rsidRPr="00000000">
        <w:rPr>
          <w:rtl w:val="0"/>
        </w:rPr>
        <w:t xml:space="preserve">       for(i=n-j;i&lt;n;i++)</w:t>
      </w:r>
    </w:p>
    <w:p w:rsidR="00000000" w:rsidDel="00000000" w:rsidP="00000000" w:rsidRDefault="00000000" w:rsidRPr="00000000" w14:paraId="0000056B">
      <w:pPr>
        <w:pageBreakBefore w:val="0"/>
        <w:rPr/>
      </w:pPr>
      <w:r w:rsidDel="00000000" w:rsidR="00000000" w:rsidRPr="00000000">
        <w:rPr>
          <w:rtl w:val="0"/>
        </w:rPr>
        <w:tab/>
        <w:t xml:space="preserve">{</w:t>
      </w:r>
    </w:p>
    <w:p w:rsidR="00000000" w:rsidDel="00000000" w:rsidP="00000000" w:rsidRDefault="00000000" w:rsidRPr="00000000" w14:paraId="0000056C">
      <w:pPr>
        <w:pageBreakBefore w:val="0"/>
        <w:rPr/>
      </w:pPr>
      <w:r w:rsidDel="00000000" w:rsidR="00000000" w:rsidRPr="00000000">
        <w:rPr>
          <w:rtl w:val="0"/>
        </w:rPr>
        <w:t xml:space="preserve">       fflush(stdin);</w:t>
      </w:r>
    </w:p>
    <w:p w:rsidR="00000000" w:rsidDel="00000000" w:rsidP="00000000" w:rsidRDefault="00000000" w:rsidRPr="00000000" w14:paraId="0000056D">
      <w:pPr>
        <w:pageBreakBefore w:val="0"/>
        <w:rPr/>
      </w:pPr>
      <w:r w:rsidDel="00000000" w:rsidR="00000000" w:rsidRPr="00000000">
        <w:rPr>
          <w:rtl w:val="0"/>
        </w:rPr>
        <w:t xml:space="preserve">       printf("Ho ten sinh vien[%d] = ",i+1);</w:t>
      </w:r>
    </w:p>
    <w:p w:rsidR="00000000" w:rsidDel="00000000" w:rsidP="00000000" w:rsidRDefault="00000000" w:rsidRPr="00000000" w14:paraId="0000056E">
      <w:pPr>
        <w:pageBreakBefore w:val="0"/>
        <w:rPr/>
      </w:pPr>
      <w:r w:rsidDel="00000000" w:rsidR="00000000" w:rsidRPr="00000000">
        <w:rPr>
          <w:rtl w:val="0"/>
        </w:rPr>
        <w:t xml:space="preserve">       gets(K[i].ten);</w:t>
      </w:r>
    </w:p>
    <w:p w:rsidR="00000000" w:rsidDel="00000000" w:rsidP="00000000" w:rsidRDefault="00000000" w:rsidRPr="00000000" w14:paraId="0000056F">
      <w:pPr>
        <w:pageBreakBefore w:val="0"/>
        <w:rPr/>
      </w:pPr>
      <w:r w:rsidDel="00000000" w:rsidR="00000000" w:rsidRPr="00000000">
        <w:rPr>
          <w:rtl w:val="0"/>
        </w:rPr>
        <w:t xml:space="preserve">       printf("Que quan sinh vien[%d] = ",i+1);</w:t>
      </w:r>
    </w:p>
    <w:p w:rsidR="00000000" w:rsidDel="00000000" w:rsidP="00000000" w:rsidRDefault="00000000" w:rsidRPr="00000000" w14:paraId="00000570">
      <w:pPr>
        <w:pageBreakBefore w:val="0"/>
        <w:rPr/>
      </w:pPr>
      <w:r w:rsidDel="00000000" w:rsidR="00000000" w:rsidRPr="00000000">
        <w:rPr>
          <w:rtl w:val="0"/>
        </w:rPr>
        <w:t xml:space="preserve">       gets(K[i].quequan);</w:t>
      </w:r>
    </w:p>
    <w:p w:rsidR="00000000" w:rsidDel="00000000" w:rsidP="00000000" w:rsidRDefault="00000000" w:rsidRPr="00000000" w14:paraId="00000571">
      <w:pPr>
        <w:pageBreakBefore w:val="0"/>
        <w:rPr/>
      </w:pPr>
      <w:r w:rsidDel="00000000" w:rsidR="00000000" w:rsidRPr="00000000">
        <w:rPr>
          <w:rtl w:val="0"/>
        </w:rPr>
        <w:t xml:space="preserve">       printf("MS sinh vien[%d] = ",i+1);</w:t>
      </w:r>
    </w:p>
    <w:p w:rsidR="00000000" w:rsidDel="00000000" w:rsidP="00000000" w:rsidRDefault="00000000" w:rsidRPr="00000000" w14:paraId="00000572">
      <w:pPr>
        <w:pageBreakBefore w:val="0"/>
        <w:rPr/>
      </w:pPr>
      <w:r w:rsidDel="00000000" w:rsidR="00000000" w:rsidRPr="00000000">
        <w:rPr>
          <w:rtl w:val="0"/>
        </w:rPr>
        <w:t xml:space="preserve">       gets(K[i].mssv);</w:t>
      </w:r>
    </w:p>
    <w:p w:rsidR="00000000" w:rsidDel="00000000" w:rsidP="00000000" w:rsidRDefault="00000000" w:rsidRPr="00000000" w14:paraId="00000573">
      <w:pPr>
        <w:pageBreakBefore w:val="0"/>
        <w:rPr/>
      </w:pPr>
      <w:r w:rsidDel="00000000" w:rsidR="00000000" w:rsidRPr="00000000">
        <w:rPr>
          <w:rtl w:val="0"/>
        </w:rPr>
        <w:t xml:space="preserve">       printf("CPA sinh vien[%d] = ",i+1);</w:t>
      </w:r>
    </w:p>
    <w:p w:rsidR="00000000" w:rsidDel="00000000" w:rsidP="00000000" w:rsidRDefault="00000000" w:rsidRPr="00000000" w14:paraId="00000574">
      <w:pPr>
        <w:pageBreakBefore w:val="0"/>
        <w:rPr/>
      </w:pPr>
      <w:r w:rsidDel="00000000" w:rsidR="00000000" w:rsidRPr="00000000">
        <w:rPr>
          <w:rtl w:val="0"/>
        </w:rPr>
        <w:t xml:space="preserve">       scanf("%f",&amp;K[i].CPA);</w:t>
      </w:r>
    </w:p>
    <w:p w:rsidR="00000000" w:rsidDel="00000000" w:rsidP="00000000" w:rsidRDefault="00000000" w:rsidRPr="00000000" w14:paraId="00000575">
      <w:pPr>
        <w:pageBreakBefore w:val="0"/>
        <w:rPr/>
      </w:pPr>
      <w:r w:rsidDel="00000000" w:rsidR="00000000" w:rsidRPr="00000000">
        <w:rPr>
          <w:rtl w:val="0"/>
        </w:rPr>
        <w:t xml:space="preserve">       while(K[i].CPA&lt;0||K[i].CPA&gt;4.0)</w:t>
      </w:r>
    </w:p>
    <w:p w:rsidR="00000000" w:rsidDel="00000000" w:rsidP="00000000" w:rsidRDefault="00000000" w:rsidRPr="00000000" w14:paraId="00000576">
      <w:pPr>
        <w:pageBreakBefore w:val="0"/>
        <w:rPr/>
      </w:pPr>
      <w:r w:rsidDel="00000000" w:rsidR="00000000" w:rsidRPr="00000000">
        <w:rPr>
          <w:rtl w:val="0"/>
        </w:rPr>
        <w:tab/>
        <w:t xml:space="preserve">   {</w:t>
      </w:r>
    </w:p>
    <w:p w:rsidR="00000000" w:rsidDel="00000000" w:rsidP="00000000" w:rsidRDefault="00000000" w:rsidRPr="00000000" w14:paraId="00000577">
      <w:pPr>
        <w:pageBreakBefore w:val="0"/>
        <w:rPr/>
      </w:pPr>
      <w:r w:rsidDel="00000000" w:rsidR="00000000" w:rsidRPr="00000000">
        <w:rPr>
          <w:rtl w:val="0"/>
        </w:rPr>
        <w:t xml:space="preserve">           printf("Nhap lai CPA &gt; 0\n ");</w:t>
      </w:r>
    </w:p>
    <w:p w:rsidR="00000000" w:rsidDel="00000000" w:rsidP="00000000" w:rsidRDefault="00000000" w:rsidRPr="00000000" w14:paraId="00000578">
      <w:pPr>
        <w:pageBreakBefore w:val="0"/>
        <w:rPr/>
      </w:pPr>
      <w:r w:rsidDel="00000000" w:rsidR="00000000" w:rsidRPr="00000000">
        <w:rPr>
          <w:rtl w:val="0"/>
        </w:rPr>
        <w:t xml:space="preserve">           scanf("%f",&amp;K[i].CPA);</w:t>
      </w:r>
    </w:p>
    <w:p w:rsidR="00000000" w:rsidDel="00000000" w:rsidP="00000000" w:rsidRDefault="00000000" w:rsidRPr="00000000" w14:paraId="00000579">
      <w:pPr>
        <w:pageBreakBefore w:val="0"/>
        <w:rPr/>
      </w:pPr>
      <w:r w:rsidDel="00000000" w:rsidR="00000000" w:rsidRPr="00000000">
        <w:rPr>
          <w:rtl w:val="0"/>
        </w:rPr>
        <w:t xml:space="preserve">       }</w:t>
      </w:r>
    </w:p>
    <w:p w:rsidR="00000000" w:rsidDel="00000000" w:rsidP="00000000" w:rsidRDefault="00000000" w:rsidRPr="00000000" w14:paraId="0000057A">
      <w:pPr>
        <w:pageBreakBefore w:val="0"/>
        <w:rPr/>
      </w:pPr>
      <w:r w:rsidDel="00000000" w:rsidR="00000000" w:rsidRPr="00000000">
        <w:rPr>
          <w:rtl w:val="0"/>
        </w:rPr>
        <w:t xml:space="preserve">   }</w:t>
      </w:r>
    </w:p>
    <w:p w:rsidR="00000000" w:rsidDel="00000000" w:rsidP="00000000" w:rsidRDefault="00000000" w:rsidRPr="00000000" w14:paraId="0000057B">
      <w:pPr>
        <w:pageBreakBefore w:val="0"/>
        <w:rPr/>
      </w:pPr>
      <w:r w:rsidDel="00000000" w:rsidR="00000000" w:rsidRPr="00000000">
        <w:rPr>
          <w:rtl w:val="0"/>
        </w:rPr>
        <w:t xml:space="preserve">}</w:t>
      </w:r>
    </w:p>
    <w:p w:rsidR="00000000" w:rsidDel="00000000" w:rsidP="00000000" w:rsidRDefault="00000000" w:rsidRPr="00000000" w14:paraId="0000057C">
      <w:pPr>
        <w:pageBreakBefore w:val="0"/>
        <w:rPr/>
      </w:pPr>
      <w:r w:rsidDel="00000000" w:rsidR="00000000" w:rsidRPr="00000000">
        <w:rPr>
          <w:rtl w:val="0"/>
        </w:rPr>
        <w:t xml:space="preserve">int inra(SV*K,int n){</w:t>
      </w:r>
    </w:p>
    <w:p w:rsidR="00000000" w:rsidDel="00000000" w:rsidP="00000000" w:rsidRDefault="00000000" w:rsidRPr="00000000" w14:paraId="0000057D">
      <w:pPr>
        <w:pageBreakBefore w:val="0"/>
        <w:rPr/>
      </w:pPr>
      <w:r w:rsidDel="00000000" w:rsidR="00000000" w:rsidRPr="00000000">
        <w:rPr>
          <w:rtl w:val="0"/>
        </w:rPr>
        <w:t xml:space="preserve">int i;</w:t>
      </w:r>
    </w:p>
    <w:p w:rsidR="00000000" w:rsidDel="00000000" w:rsidP="00000000" w:rsidRDefault="00000000" w:rsidRPr="00000000" w14:paraId="0000057E">
      <w:pPr>
        <w:pageBreakBefore w:val="0"/>
        <w:rPr/>
      </w:pPr>
      <w:r w:rsidDel="00000000" w:rsidR="00000000" w:rsidRPr="00000000">
        <w:rPr>
          <w:rtl w:val="0"/>
        </w:rPr>
        <w:t xml:space="preserve">float tong=0;</w:t>
      </w:r>
    </w:p>
    <w:p w:rsidR="00000000" w:rsidDel="00000000" w:rsidP="00000000" w:rsidRDefault="00000000" w:rsidRPr="00000000" w14:paraId="0000057F">
      <w:pPr>
        <w:pageBreakBefore w:val="0"/>
        <w:rPr/>
      </w:pPr>
      <w:r w:rsidDel="00000000" w:rsidR="00000000" w:rsidRPr="00000000">
        <w:rPr>
          <w:rtl w:val="0"/>
        </w:rPr>
        <w:t xml:space="preserve">printf("%-10s | %-20s | %-10s | %-10s  | %5s\n","STT","Ten","Que Quan","MSSV","CPA");</w:t>
      </w:r>
    </w:p>
    <w:p w:rsidR="00000000" w:rsidDel="00000000" w:rsidP="00000000" w:rsidRDefault="00000000" w:rsidRPr="00000000" w14:paraId="00000580">
      <w:pPr>
        <w:pageBreakBefore w:val="0"/>
        <w:rPr/>
      </w:pPr>
      <w:r w:rsidDel="00000000" w:rsidR="00000000" w:rsidRPr="00000000">
        <w:rPr>
          <w:rtl w:val="0"/>
        </w:rPr>
        <w:t xml:space="preserve">   for(i=0;i&lt;n;i++){</w:t>
      </w:r>
    </w:p>
    <w:p w:rsidR="00000000" w:rsidDel="00000000" w:rsidP="00000000" w:rsidRDefault="00000000" w:rsidRPr="00000000" w14:paraId="00000581">
      <w:pPr>
        <w:pageBreakBefore w:val="0"/>
        <w:rPr/>
      </w:pPr>
      <w:r w:rsidDel="00000000" w:rsidR="00000000" w:rsidRPr="00000000">
        <w:rPr>
          <w:rtl w:val="0"/>
        </w:rPr>
        <w:t xml:space="preserve">   </w:t>
        <w:tab/>
        <w:t xml:space="preserve">  </w:t>
      </w:r>
    </w:p>
    <w:p w:rsidR="00000000" w:rsidDel="00000000" w:rsidP="00000000" w:rsidRDefault="00000000" w:rsidRPr="00000000" w14:paraId="00000582">
      <w:pPr>
        <w:pageBreakBefore w:val="0"/>
        <w:rPr/>
      </w:pPr>
      <w:r w:rsidDel="00000000" w:rsidR="00000000" w:rsidRPr="00000000">
        <w:rPr>
          <w:rtl w:val="0"/>
        </w:rPr>
        <w:t xml:space="preserve">      printf("%-10d | %-20s | %-10s | %-10s  | %5.2f",i+1,K[i].ten,K[i].quequan,K[i].mssv,K[i].CPA);</w:t>
      </w:r>
    </w:p>
    <w:p w:rsidR="00000000" w:rsidDel="00000000" w:rsidP="00000000" w:rsidRDefault="00000000" w:rsidRPr="00000000" w14:paraId="00000583">
      <w:pPr>
        <w:pageBreakBefore w:val="0"/>
        <w:rPr/>
      </w:pPr>
      <w:r w:rsidDel="00000000" w:rsidR="00000000" w:rsidRPr="00000000">
        <w:rPr>
          <w:rtl w:val="0"/>
        </w:rPr>
        <w:t xml:space="preserve">      printf("\n");</w:t>
      </w:r>
    </w:p>
    <w:p w:rsidR="00000000" w:rsidDel="00000000" w:rsidP="00000000" w:rsidRDefault="00000000" w:rsidRPr="00000000" w14:paraId="00000584">
      <w:pPr>
        <w:pageBreakBefore w:val="0"/>
        <w:rPr/>
      </w:pPr>
      <w:r w:rsidDel="00000000" w:rsidR="00000000" w:rsidRPr="00000000">
        <w:rPr>
          <w:rtl w:val="0"/>
        </w:rPr>
        <w:t xml:space="preserve">     tong+=K[i].CPA;</w:t>
      </w:r>
    </w:p>
    <w:p w:rsidR="00000000" w:rsidDel="00000000" w:rsidP="00000000" w:rsidRDefault="00000000" w:rsidRPr="00000000" w14:paraId="00000585">
      <w:pPr>
        <w:pageBreakBefore w:val="0"/>
        <w:rPr/>
      </w:pPr>
      <w:r w:rsidDel="00000000" w:rsidR="00000000" w:rsidRPr="00000000">
        <w:rPr>
          <w:rtl w:val="0"/>
        </w:rPr>
        <w:t xml:space="preserve">   }</w:t>
      </w:r>
    </w:p>
    <w:p w:rsidR="00000000" w:rsidDel="00000000" w:rsidP="00000000" w:rsidRDefault="00000000" w:rsidRPr="00000000" w14:paraId="00000586">
      <w:pPr>
        <w:pageBreakBefore w:val="0"/>
        <w:rPr/>
      </w:pPr>
      <w:r w:rsidDel="00000000" w:rsidR="00000000" w:rsidRPr="00000000">
        <w:rPr>
          <w:rtl w:val="0"/>
        </w:rPr>
        <w:t xml:space="preserve">   printf("\nCPA trung binh cua SV la %.2f\n",tong/n);</w:t>
      </w:r>
    </w:p>
    <w:p w:rsidR="00000000" w:rsidDel="00000000" w:rsidP="00000000" w:rsidRDefault="00000000" w:rsidRPr="00000000" w14:paraId="00000587">
      <w:pPr>
        <w:pageBreakBefore w:val="0"/>
        <w:rPr/>
      </w:pPr>
      <w:r w:rsidDel="00000000" w:rsidR="00000000" w:rsidRPr="00000000">
        <w:rPr>
          <w:rtl w:val="0"/>
        </w:rPr>
        <w:t xml:space="preserve">}</w:t>
      </w:r>
    </w:p>
    <w:p w:rsidR="00000000" w:rsidDel="00000000" w:rsidP="00000000" w:rsidRDefault="00000000" w:rsidRPr="00000000" w14:paraId="00000588">
      <w:pPr>
        <w:pageBreakBefore w:val="0"/>
        <w:rPr/>
      </w:pPr>
      <w:r w:rsidDel="00000000" w:rsidR="00000000" w:rsidRPr="00000000">
        <w:rPr>
          <w:rtl w:val="0"/>
        </w:rPr>
        <w:t xml:space="preserve">void tracuu(SV*K,int n)</w:t>
      </w:r>
    </w:p>
    <w:p w:rsidR="00000000" w:rsidDel="00000000" w:rsidP="00000000" w:rsidRDefault="00000000" w:rsidRPr="00000000" w14:paraId="00000589">
      <w:pPr>
        <w:pageBreakBefore w:val="0"/>
        <w:rPr/>
      </w:pPr>
      <w:r w:rsidDel="00000000" w:rsidR="00000000" w:rsidRPr="00000000">
        <w:rPr>
          <w:rtl w:val="0"/>
        </w:rPr>
        <w:t xml:space="preserve">{</w:t>
      </w:r>
    </w:p>
    <w:p w:rsidR="00000000" w:rsidDel="00000000" w:rsidP="00000000" w:rsidRDefault="00000000" w:rsidRPr="00000000" w14:paraId="0000058A">
      <w:pPr>
        <w:pageBreakBefore w:val="0"/>
        <w:rPr/>
      </w:pPr>
      <w:r w:rsidDel="00000000" w:rsidR="00000000" w:rsidRPr="00000000">
        <w:rPr>
          <w:rtl w:val="0"/>
        </w:rPr>
        <w:tab/>
        <w:t xml:space="preserve">char timkiem[12];</w:t>
      </w:r>
    </w:p>
    <w:p w:rsidR="00000000" w:rsidDel="00000000" w:rsidP="00000000" w:rsidRDefault="00000000" w:rsidRPr="00000000" w14:paraId="0000058B">
      <w:pPr>
        <w:pageBreakBefore w:val="0"/>
        <w:rPr/>
      </w:pPr>
      <w:r w:rsidDel="00000000" w:rsidR="00000000" w:rsidRPr="00000000">
        <w:rPr>
          <w:rtl w:val="0"/>
        </w:rPr>
        <w:tab/>
        <w:t xml:space="preserve">int i;</w:t>
      </w:r>
    </w:p>
    <w:p w:rsidR="00000000" w:rsidDel="00000000" w:rsidP="00000000" w:rsidRDefault="00000000" w:rsidRPr="00000000" w14:paraId="0000058C">
      <w:pPr>
        <w:pageBreakBefore w:val="0"/>
        <w:rPr/>
      </w:pPr>
      <w:r w:rsidDel="00000000" w:rsidR="00000000" w:rsidRPr="00000000">
        <w:rPr>
          <w:rtl w:val="0"/>
        </w:rPr>
        <w:tab/>
        <w:t xml:space="preserve">int dem;</w:t>
      </w:r>
    </w:p>
    <w:p w:rsidR="00000000" w:rsidDel="00000000" w:rsidP="00000000" w:rsidRDefault="00000000" w:rsidRPr="00000000" w14:paraId="0000058D">
      <w:pPr>
        <w:pageBreakBefore w:val="0"/>
        <w:rPr/>
      </w:pPr>
      <w:r w:rsidDel="00000000" w:rsidR="00000000" w:rsidRPr="00000000">
        <w:rPr>
          <w:rtl w:val="0"/>
        </w:rPr>
        <w:tab/>
        <w:t xml:space="preserve">printf("Nhap mssv can tim : ");</w:t>
      </w:r>
    </w:p>
    <w:p w:rsidR="00000000" w:rsidDel="00000000" w:rsidP="00000000" w:rsidRDefault="00000000" w:rsidRPr="00000000" w14:paraId="0000058E">
      <w:pPr>
        <w:pageBreakBefore w:val="0"/>
        <w:rPr/>
      </w:pPr>
      <w:r w:rsidDel="00000000" w:rsidR="00000000" w:rsidRPr="00000000">
        <w:rPr>
          <w:rtl w:val="0"/>
        </w:rPr>
        <w:tab/>
        <w:t xml:space="preserve">fflush(stdin);</w:t>
      </w:r>
    </w:p>
    <w:p w:rsidR="00000000" w:rsidDel="00000000" w:rsidP="00000000" w:rsidRDefault="00000000" w:rsidRPr="00000000" w14:paraId="0000058F">
      <w:pPr>
        <w:pageBreakBefore w:val="0"/>
        <w:rPr/>
      </w:pPr>
      <w:r w:rsidDel="00000000" w:rsidR="00000000" w:rsidRPr="00000000">
        <w:rPr>
          <w:rtl w:val="0"/>
        </w:rPr>
        <w:tab/>
        <w:t xml:space="preserve">gets(timkiem);</w:t>
      </w:r>
    </w:p>
    <w:p w:rsidR="00000000" w:rsidDel="00000000" w:rsidP="00000000" w:rsidRDefault="00000000" w:rsidRPr="00000000" w14:paraId="00000590">
      <w:pPr>
        <w:pageBreakBefore w:val="0"/>
        <w:rPr/>
      </w:pPr>
      <w:r w:rsidDel="00000000" w:rsidR="00000000" w:rsidRPr="00000000">
        <w:rPr>
          <w:rtl w:val="0"/>
        </w:rPr>
        <w:tab/>
        <w:t xml:space="preserve">for(i=0,dem=0;i&lt;n;i++)</w:t>
      </w:r>
    </w:p>
    <w:p w:rsidR="00000000" w:rsidDel="00000000" w:rsidP="00000000" w:rsidRDefault="00000000" w:rsidRPr="00000000" w14:paraId="00000591">
      <w:pPr>
        <w:pageBreakBefore w:val="0"/>
        <w:rPr/>
      </w:pPr>
      <w:r w:rsidDel="00000000" w:rsidR="00000000" w:rsidRPr="00000000">
        <w:rPr>
          <w:rtl w:val="0"/>
        </w:rPr>
        <w:tab/>
        <w:t xml:space="preserve">{</w:t>
      </w:r>
    </w:p>
    <w:p w:rsidR="00000000" w:rsidDel="00000000" w:rsidP="00000000" w:rsidRDefault="00000000" w:rsidRPr="00000000" w14:paraId="00000592">
      <w:pPr>
        <w:pageBreakBefore w:val="0"/>
        <w:rPr/>
      </w:pPr>
      <w:r w:rsidDel="00000000" w:rsidR="00000000" w:rsidRPr="00000000">
        <w:rPr>
          <w:rtl w:val="0"/>
        </w:rPr>
        <w:tab/>
        <w:tab/>
        <w:t xml:space="preserve">if(strcmp(timkiem,K[i].mssv)==0)</w:t>
      </w:r>
    </w:p>
    <w:p w:rsidR="00000000" w:rsidDel="00000000" w:rsidP="00000000" w:rsidRDefault="00000000" w:rsidRPr="00000000" w14:paraId="00000593">
      <w:pPr>
        <w:pageBreakBefore w:val="0"/>
        <w:rPr/>
      </w:pPr>
      <w:r w:rsidDel="00000000" w:rsidR="00000000" w:rsidRPr="00000000">
        <w:rPr>
          <w:rtl w:val="0"/>
        </w:rPr>
        <w:tab/>
        <w:tab/>
        <w:t xml:space="preserve">{   </w:t>
      </w:r>
    </w:p>
    <w:p w:rsidR="00000000" w:rsidDel="00000000" w:rsidP="00000000" w:rsidRDefault="00000000" w:rsidRPr="00000000" w14:paraId="00000594">
      <w:pPr>
        <w:pageBreakBefore w:val="0"/>
        <w:rPr/>
      </w:pPr>
      <w:r w:rsidDel="00000000" w:rsidR="00000000" w:rsidRPr="00000000">
        <w:rPr>
          <w:rtl w:val="0"/>
        </w:rPr>
        <w:tab/>
        <w:tab/>
        <w:t xml:space="preserve">if(dem==0)</w:t>
      </w:r>
    </w:p>
    <w:p w:rsidR="00000000" w:rsidDel="00000000" w:rsidP="00000000" w:rsidRDefault="00000000" w:rsidRPr="00000000" w14:paraId="00000595">
      <w:pPr>
        <w:pageBreakBefore w:val="0"/>
        <w:rPr/>
      </w:pPr>
      <w:r w:rsidDel="00000000" w:rsidR="00000000" w:rsidRPr="00000000">
        <w:rPr>
          <w:rtl w:val="0"/>
        </w:rPr>
        <w:tab/>
        <w:tab/>
        <w:t xml:space="preserve">{</w:t>
      </w:r>
    </w:p>
    <w:p w:rsidR="00000000" w:rsidDel="00000000" w:rsidP="00000000" w:rsidRDefault="00000000" w:rsidRPr="00000000" w14:paraId="00000596">
      <w:pPr>
        <w:pageBreakBefore w:val="0"/>
        <w:rPr/>
      </w:pPr>
      <w:r w:rsidDel="00000000" w:rsidR="00000000" w:rsidRPr="00000000">
        <w:rPr>
          <w:rtl w:val="0"/>
        </w:rPr>
        <w:tab/>
        <w:tab/>
        <w:t xml:space="preserve">    printf("%-10s | %-20s | %-10s | %-10s  | %5s\n","STT","Ten","Que Quan","MSSV","CPA");</w:t>
      </w:r>
    </w:p>
    <w:p w:rsidR="00000000" w:rsidDel="00000000" w:rsidP="00000000" w:rsidRDefault="00000000" w:rsidRPr="00000000" w14:paraId="00000597">
      <w:pPr>
        <w:pageBreakBefore w:val="0"/>
        <w:rPr/>
      </w:pPr>
      <w:r w:rsidDel="00000000" w:rsidR="00000000" w:rsidRPr="00000000">
        <w:rPr>
          <w:rtl w:val="0"/>
        </w:rPr>
        <w:tab/>
        <w:tab/>
        <w:t xml:space="preserve">}</w:t>
      </w:r>
    </w:p>
    <w:p w:rsidR="00000000" w:rsidDel="00000000" w:rsidP="00000000" w:rsidRDefault="00000000" w:rsidRPr="00000000" w14:paraId="00000598">
      <w:pPr>
        <w:pageBreakBefore w:val="0"/>
        <w:rPr/>
      </w:pPr>
      <w:r w:rsidDel="00000000" w:rsidR="00000000" w:rsidRPr="00000000">
        <w:rPr>
          <w:rtl w:val="0"/>
        </w:rPr>
        <w:tab/>
        <w:tab/>
        <w:t xml:space="preserve">    </w:t>
      </w:r>
    </w:p>
    <w:p w:rsidR="00000000" w:rsidDel="00000000" w:rsidP="00000000" w:rsidRDefault="00000000" w:rsidRPr="00000000" w14:paraId="00000599">
      <w:pPr>
        <w:pageBreakBefore w:val="0"/>
        <w:rPr/>
      </w:pPr>
      <w:r w:rsidDel="00000000" w:rsidR="00000000" w:rsidRPr="00000000">
        <w:rPr>
          <w:rtl w:val="0"/>
        </w:rPr>
        <w:t xml:space="preserve">            printf("%-10d | %-20s | %-10s | %-10s  | %5.2f",i+1,K[i].ten,K[i].quequan,K[i].mssv,K[i].CPA);</w:t>
      </w:r>
    </w:p>
    <w:p w:rsidR="00000000" w:rsidDel="00000000" w:rsidP="00000000" w:rsidRDefault="00000000" w:rsidRPr="00000000" w14:paraId="0000059A">
      <w:pPr>
        <w:pageBreakBefore w:val="0"/>
        <w:rPr/>
      </w:pPr>
      <w:r w:rsidDel="00000000" w:rsidR="00000000" w:rsidRPr="00000000">
        <w:rPr>
          <w:rtl w:val="0"/>
        </w:rPr>
        <w:t xml:space="preserve">            printf("\n");</w:t>
      </w:r>
    </w:p>
    <w:p w:rsidR="00000000" w:rsidDel="00000000" w:rsidP="00000000" w:rsidRDefault="00000000" w:rsidRPr="00000000" w14:paraId="0000059B">
      <w:pPr>
        <w:pageBreakBefore w:val="0"/>
        <w:rPr/>
      </w:pPr>
      <w:r w:rsidDel="00000000" w:rsidR="00000000" w:rsidRPr="00000000">
        <w:rPr>
          <w:rtl w:val="0"/>
        </w:rPr>
        <w:tab/>
        <w:tab/>
        <w:t xml:space="preserve">dem++;</w:t>
      </w:r>
    </w:p>
    <w:p w:rsidR="00000000" w:rsidDel="00000000" w:rsidP="00000000" w:rsidRDefault="00000000" w:rsidRPr="00000000" w14:paraId="0000059C">
      <w:pPr>
        <w:pageBreakBefore w:val="0"/>
        <w:rPr/>
      </w:pPr>
      <w:r w:rsidDel="00000000" w:rsidR="00000000" w:rsidRPr="00000000">
        <w:rPr>
          <w:rtl w:val="0"/>
        </w:rPr>
        <w:tab/>
        <w:tab/>
        <w:t xml:space="preserve">}</w:t>
        <w:tab/>
      </w:r>
    </w:p>
    <w:p w:rsidR="00000000" w:rsidDel="00000000" w:rsidP="00000000" w:rsidRDefault="00000000" w:rsidRPr="00000000" w14:paraId="0000059D">
      <w:pPr>
        <w:pageBreakBefore w:val="0"/>
        <w:rPr/>
      </w:pPr>
      <w:r w:rsidDel="00000000" w:rsidR="00000000" w:rsidRPr="00000000">
        <w:rPr>
          <w:rtl w:val="0"/>
        </w:rPr>
        <w:tab/>
        <w:t xml:space="preserve">}</w:t>
      </w:r>
    </w:p>
    <w:p w:rsidR="00000000" w:rsidDel="00000000" w:rsidP="00000000" w:rsidRDefault="00000000" w:rsidRPr="00000000" w14:paraId="0000059E">
      <w:pPr>
        <w:pageBreakBefore w:val="0"/>
        <w:rPr/>
      </w:pPr>
      <w:r w:rsidDel="00000000" w:rsidR="00000000" w:rsidRPr="00000000">
        <w:rPr>
          <w:rtl w:val="0"/>
        </w:rPr>
        <w:tab/>
        <w:t xml:space="preserve">if(dem==0)</w:t>
      </w:r>
    </w:p>
    <w:p w:rsidR="00000000" w:rsidDel="00000000" w:rsidP="00000000" w:rsidRDefault="00000000" w:rsidRPr="00000000" w14:paraId="0000059F">
      <w:pPr>
        <w:pageBreakBefore w:val="0"/>
        <w:rPr/>
      </w:pPr>
      <w:r w:rsidDel="00000000" w:rsidR="00000000" w:rsidRPr="00000000">
        <w:rPr>
          <w:rtl w:val="0"/>
        </w:rPr>
        <w:tab/>
        <w:t xml:space="preserve">printf("Khong tim thay sinh vien can tim !\n");</w:t>
        <w:tab/>
      </w:r>
    </w:p>
    <w:p w:rsidR="00000000" w:rsidDel="00000000" w:rsidP="00000000" w:rsidRDefault="00000000" w:rsidRPr="00000000" w14:paraId="000005A0">
      <w:pPr>
        <w:pageBreakBefore w:val="0"/>
        <w:rPr/>
      </w:pPr>
      <w:r w:rsidDel="00000000" w:rsidR="00000000" w:rsidRPr="00000000">
        <w:rPr>
          <w:rtl w:val="0"/>
        </w:rPr>
        <w:t xml:space="preserve">}</w:t>
      </w:r>
    </w:p>
    <w:p w:rsidR="00000000" w:rsidDel="00000000" w:rsidP="00000000" w:rsidRDefault="00000000" w:rsidRPr="00000000" w14:paraId="000005A1">
      <w:pPr>
        <w:pageBreakBefore w:val="0"/>
        <w:rPr/>
      </w:pPr>
      <w:r w:rsidDel="00000000" w:rsidR="00000000" w:rsidRPr="00000000">
        <w:rPr>
          <w:rtl w:val="0"/>
        </w:rPr>
        <w:t xml:space="preserve">/*int tracuutheoquequan(SV*K,int n)</w:t>
      </w:r>
    </w:p>
    <w:p w:rsidR="00000000" w:rsidDel="00000000" w:rsidP="00000000" w:rsidRDefault="00000000" w:rsidRPr="00000000" w14:paraId="000005A2">
      <w:pPr>
        <w:pageBreakBefore w:val="0"/>
        <w:rPr/>
      </w:pPr>
      <w:r w:rsidDel="00000000" w:rsidR="00000000" w:rsidRPr="00000000">
        <w:rPr>
          <w:rtl w:val="0"/>
        </w:rPr>
        <w:t xml:space="preserve">{</w:t>
      </w:r>
    </w:p>
    <w:p w:rsidR="00000000" w:rsidDel="00000000" w:rsidP="00000000" w:rsidRDefault="00000000" w:rsidRPr="00000000" w14:paraId="000005A3">
      <w:pPr>
        <w:pageBreakBefore w:val="0"/>
        <w:rPr/>
      </w:pPr>
      <w:r w:rsidDel="00000000" w:rsidR="00000000" w:rsidRPr="00000000">
        <w:rPr>
          <w:rtl w:val="0"/>
        </w:rPr>
      </w:r>
    </w:p>
    <w:p w:rsidR="00000000" w:rsidDel="00000000" w:rsidP="00000000" w:rsidRDefault="00000000" w:rsidRPr="00000000" w14:paraId="000005A4">
      <w:pPr>
        <w:pageBreakBefore w:val="0"/>
        <w:rPr/>
      </w:pPr>
      <w:r w:rsidDel="00000000" w:rsidR="00000000" w:rsidRPr="00000000">
        <w:rPr>
          <w:rtl w:val="0"/>
        </w:rPr>
        <w:tab/>
        <w:t xml:space="preserve">int k=0,x=0;</w:t>
      </w:r>
    </w:p>
    <w:p w:rsidR="00000000" w:rsidDel="00000000" w:rsidP="00000000" w:rsidRDefault="00000000" w:rsidRPr="00000000" w14:paraId="000005A5">
      <w:pPr>
        <w:pageBreakBefore w:val="0"/>
        <w:rPr/>
      </w:pPr>
      <w:r w:rsidDel="00000000" w:rsidR="00000000" w:rsidRPr="00000000">
        <w:rPr>
          <w:rtl w:val="0"/>
        </w:rPr>
        <w:tab/>
        <w:t xml:space="preserve">float tong=0;</w:t>
      </w:r>
    </w:p>
    <w:p w:rsidR="00000000" w:rsidDel="00000000" w:rsidP="00000000" w:rsidRDefault="00000000" w:rsidRPr="00000000" w14:paraId="000005A6">
      <w:pPr>
        <w:pageBreakBefore w:val="0"/>
        <w:rPr/>
      </w:pPr>
      <w:r w:rsidDel="00000000" w:rsidR="00000000" w:rsidRPr="00000000">
        <w:rPr>
          <w:rtl w:val="0"/>
        </w:rPr>
        <w:tab/>
        <w:t xml:space="preserve">char search[30];</w:t>
      </w:r>
    </w:p>
    <w:p w:rsidR="00000000" w:rsidDel="00000000" w:rsidP="00000000" w:rsidRDefault="00000000" w:rsidRPr="00000000" w14:paraId="000005A7">
      <w:pPr>
        <w:pageBreakBefore w:val="0"/>
        <w:rPr/>
      </w:pPr>
      <w:r w:rsidDel="00000000" w:rsidR="00000000" w:rsidRPr="00000000">
        <w:rPr>
          <w:rtl w:val="0"/>
        </w:rPr>
        <w:tab/>
        <w:t xml:space="preserve">printf("Nhap que quan sinh vien can tim : ");</w:t>
      </w:r>
    </w:p>
    <w:p w:rsidR="00000000" w:rsidDel="00000000" w:rsidP="00000000" w:rsidRDefault="00000000" w:rsidRPr="00000000" w14:paraId="000005A8">
      <w:pPr>
        <w:pageBreakBefore w:val="0"/>
        <w:rPr/>
      </w:pPr>
      <w:r w:rsidDel="00000000" w:rsidR="00000000" w:rsidRPr="00000000">
        <w:rPr>
          <w:rtl w:val="0"/>
        </w:rPr>
        <w:tab/>
        <w:t xml:space="preserve">fflush(stdin);</w:t>
      </w:r>
    </w:p>
    <w:p w:rsidR="00000000" w:rsidDel="00000000" w:rsidP="00000000" w:rsidRDefault="00000000" w:rsidRPr="00000000" w14:paraId="000005A9">
      <w:pPr>
        <w:pageBreakBefore w:val="0"/>
        <w:rPr/>
      </w:pPr>
      <w:r w:rsidDel="00000000" w:rsidR="00000000" w:rsidRPr="00000000">
        <w:rPr>
          <w:rtl w:val="0"/>
        </w:rPr>
        <w:tab/>
        <w:t xml:space="preserve">gets(search);</w:t>
      </w:r>
    </w:p>
    <w:p w:rsidR="00000000" w:rsidDel="00000000" w:rsidP="00000000" w:rsidRDefault="00000000" w:rsidRPr="00000000" w14:paraId="000005AA">
      <w:pPr>
        <w:pageBreakBefore w:val="0"/>
        <w:rPr/>
      </w:pPr>
      <w:r w:rsidDel="00000000" w:rsidR="00000000" w:rsidRPr="00000000">
        <w:rPr>
          <w:rtl w:val="0"/>
        </w:rPr>
        <w:tab/>
        <w:t xml:space="preserve">int i,j;</w:t>
      </w:r>
    </w:p>
    <w:p w:rsidR="00000000" w:rsidDel="00000000" w:rsidP="00000000" w:rsidRDefault="00000000" w:rsidRPr="00000000" w14:paraId="000005AB">
      <w:pPr>
        <w:pageBreakBefore w:val="0"/>
        <w:rPr/>
      </w:pPr>
      <w:r w:rsidDel="00000000" w:rsidR="00000000" w:rsidRPr="00000000">
        <w:rPr>
          <w:rtl w:val="0"/>
        </w:rPr>
        <w:tab/>
        <w:t xml:space="preserve">int dem;</w:t>
      </w:r>
    </w:p>
    <w:p w:rsidR="00000000" w:rsidDel="00000000" w:rsidP="00000000" w:rsidRDefault="00000000" w:rsidRPr="00000000" w14:paraId="000005AC">
      <w:pPr>
        <w:pageBreakBefore w:val="0"/>
        <w:rPr/>
      </w:pPr>
      <w:r w:rsidDel="00000000" w:rsidR="00000000" w:rsidRPr="00000000">
        <w:rPr>
          <w:rtl w:val="0"/>
        </w:rPr>
        <w:tab/>
        <w:t xml:space="preserve">for(i=0;i&lt;n;i++)</w:t>
      </w:r>
    </w:p>
    <w:p w:rsidR="00000000" w:rsidDel="00000000" w:rsidP="00000000" w:rsidRDefault="00000000" w:rsidRPr="00000000" w14:paraId="000005AD">
      <w:pPr>
        <w:pageBreakBefore w:val="0"/>
        <w:rPr/>
      </w:pPr>
      <w:r w:rsidDel="00000000" w:rsidR="00000000" w:rsidRPr="00000000">
        <w:rPr>
          <w:rtl w:val="0"/>
        </w:rPr>
        <w:t xml:space="preserve">    {</w:t>
      </w:r>
    </w:p>
    <w:p w:rsidR="00000000" w:rsidDel="00000000" w:rsidP="00000000" w:rsidRDefault="00000000" w:rsidRPr="00000000" w14:paraId="000005AE">
      <w:pPr>
        <w:pageBreakBefore w:val="0"/>
        <w:rPr/>
      </w:pPr>
      <w:r w:rsidDel="00000000" w:rsidR="00000000" w:rsidRPr="00000000">
        <w:rPr>
          <w:rtl w:val="0"/>
        </w:rPr>
        <w:t xml:space="preserve">     tong+=K[i].CPA;</w:t>
      </w:r>
    </w:p>
    <w:p w:rsidR="00000000" w:rsidDel="00000000" w:rsidP="00000000" w:rsidRDefault="00000000" w:rsidRPr="00000000" w14:paraId="000005AF">
      <w:pPr>
        <w:pageBreakBefore w:val="0"/>
        <w:rPr/>
      </w:pPr>
      <w:r w:rsidDel="00000000" w:rsidR="00000000" w:rsidRPr="00000000">
        <w:rPr>
          <w:rtl w:val="0"/>
        </w:rPr>
        <w:t xml:space="preserve">    }</w:t>
      </w:r>
    </w:p>
    <w:p w:rsidR="00000000" w:rsidDel="00000000" w:rsidP="00000000" w:rsidRDefault="00000000" w:rsidRPr="00000000" w14:paraId="000005B0">
      <w:pPr>
        <w:pageBreakBefore w:val="0"/>
        <w:rPr/>
      </w:pPr>
      <w:r w:rsidDel="00000000" w:rsidR="00000000" w:rsidRPr="00000000">
        <w:rPr>
          <w:rtl w:val="0"/>
        </w:rPr>
        <w:t xml:space="preserve">   </w:t>
      </w:r>
    </w:p>
    <w:p w:rsidR="00000000" w:rsidDel="00000000" w:rsidP="00000000" w:rsidRDefault="00000000" w:rsidRPr="00000000" w14:paraId="000005B1">
      <w:pPr>
        <w:pageBreakBefore w:val="0"/>
        <w:rPr/>
      </w:pPr>
      <w:r w:rsidDel="00000000" w:rsidR="00000000" w:rsidRPr="00000000">
        <w:rPr>
          <w:rtl w:val="0"/>
        </w:rPr>
      </w:r>
    </w:p>
    <w:p w:rsidR="00000000" w:rsidDel="00000000" w:rsidP="00000000" w:rsidRDefault="00000000" w:rsidRPr="00000000" w14:paraId="000005B2">
      <w:pPr>
        <w:pageBreakBefore w:val="0"/>
        <w:rPr/>
      </w:pPr>
      <w:r w:rsidDel="00000000" w:rsidR="00000000" w:rsidRPr="00000000">
        <w:rPr>
          <w:rtl w:val="0"/>
        </w:rPr>
      </w:r>
    </w:p>
    <w:p w:rsidR="00000000" w:rsidDel="00000000" w:rsidP="00000000" w:rsidRDefault="00000000" w:rsidRPr="00000000" w14:paraId="000005B3">
      <w:pPr>
        <w:pageBreakBefore w:val="0"/>
        <w:rPr/>
      </w:pPr>
      <w:r w:rsidDel="00000000" w:rsidR="00000000" w:rsidRPr="00000000">
        <w:rPr>
          <w:rtl w:val="0"/>
        </w:rPr>
        <w:tab/>
      </w:r>
    </w:p>
    <w:p w:rsidR="00000000" w:rsidDel="00000000" w:rsidP="00000000" w:rsidRDefault="00000000" w:rsidRPr="00000000" w14:paraId="000005B4">
      <w:pPr>
        <w:pageBreakBefore w:val="0"/>
        <w:rPr/>
      </w:pPr>
      <w:r w:rsidDel="00000000" w:rsidR="00000000" w:rsidRPr="00000000">
        <w:rPr>
          <w:rtl w:val="0"/>
        </w:rPr>
        <w:tab/>
        <w:t xml:space="preserve">for(i=0;i&lt;n;i++)</w:t>
      </w:r>
    </w:p>
    <w:p w:rsidR="00000000" w:rsidDel="00000000" w:rsidP="00000000" w:rsidRDefault="00000000" w:rsidRPr="00000000" w14:paraId="000005B5">
      <w:pPr>
        <w:pageBreakBefore w:val="0"/>
        <w:rPr/>
      </w:pPr>
      <w:r w:rsidDel="00000000" w:rsidR="00000000" w:rsidRPr="00000000">
        <w:rPr>
          <w:rtl w:val="0"/>
        </w:rPr>
        <w:tab/>
        <w:t xml:space="preserve">{</w:t>
      </w:r>
    </w:p>
    <w:p w:rsidR="00000000" w:rsidDel="00000000" w:rsidP="00000000" w:rsidRDefault="00000000" w:rsidRPr="00000000" w14:paraId="000005B6">
      <w:pPr>
        <w:pageBreakBefore w:val="0"/>
        <w:rPr/>
      </w:pPr>
      <w:r w:rsidDel="00000000" w:rsidR="00000000" w:rsidRPr="00000000">
        <w:rPr>
          <w:rtl w:val="0"/>
        </w:rPr>
        <w:tab/>
        <w:t xml:space="preserve">dem=0;</w:t>
      </w:r>
    </w:p>
    <w:p w:rsidR="00000000" w:rsidDel="00000000" w:rsidP="00000000" w:rsidRDefault="00000000" w:rsidRPr="00000000" w14:paraId="000005B7">
      <w:pPr>
        <w:pageBreakBefore w:val="0"/>
        <w:rPr/>
      </w:pPr>
      <w:r w:rsidDel="00000000" w:rsidR="00000000" w:rsidRPr="00000000">
        <w:rPr>
          <w:rtl w:val="0"/>
        </w:rPr>
        <w:tab/>
        <w:t xml:space="preserve">if(K[i].CPA&gt;=tong/n)</w:t>
      </w:r>
    </w:p>
    <w:p w:rsidR="00000000" w:rsidDel="00000000" w:rsidP="00000000" w:rsidRDefault="00000000" w:rsidRPr="00000000" w14:paraId="000005B8">
      <w:pPr>
        <w:pageBreakBefore w:val="0"/>
        <w:rPr/>
      </w:pPr>
      <w:r w:rsidDel="00000000" w:rsidR="00000000" w:rsidRPr="00000000">
        <w:rPr>
          <w:rtl w:val="0"/>
        </w:rPr>
        <w:tab/>
        <w:t xml:space="preserve">{</w:t>
        <w:tab/>
      </w:r>
    </w:p>
    <w:p w:rsidR="00000000" w:rsidDel="00000000" w:rsidP="00000000" w:rsidRDefault="00000000" w:rsidRPr="00000000" w14:paraId="000005B9">
      <w:pPr>
        <w:pageBreakBefore w:val="0"/>
        <w:rPr/>
      </w:pPr>
      <w:r w:rsidDel="00000000" w:rsidR="00000000" w:rsidRPr="00000000">
        <w:rPr>
          <w:rtl w:val="0"/>
        </w:rPr>
        <w:tab/>
        <w:t xml:space="preserve">for(j=0;j&lt;strlen(K[i].quequan)-1;j++)</w:t>
      </w:r>
    </w:p>
    <w:p w:rsidR="00000000" w:rsidDel="00000000" w:rsidP="00000000" w:rsidRDefault="00000000" w:rsidRPr="00000000" w14:paraId="000005BA">
      <w:pPr>
        <w:pageBreakBefore w:val="0"/>
        <w:rPr/>
      </w:pPr>
      <w:r w:rsidDel="00000000" w:rsidR="00000000" w:rsidRPr="00000000">
        <w:rPr>
          <w:rtl w:val="0"/>
        </w:rPr>
        <w:tab/>
        <w:t xml:space="preserve">{</w:t>
      </w:r>
    </w:p>
    <w:p w:rsidR="00000000" w:rsidDel="00000000" w:rsidP="00000000" w:rsidRDefault="00000000" w:rsidRPr="00000000" w14:paraId="000005BB">
      <w:pPr>
        <w:pageBreakBefore w:val="0"/>
        <w:rPr/>
      </w:pPr>
      <w:r w:rsidDel="00000000" w:rsidR="00000000" w:rsidRPr="00000000">
        <w:rPr>
          <w:rtl w:val="0"/>
        </w:rPr>
        <w:tab/>
        <w:tab/>
        <w:t xml:space="preserve">if(K[i].quequan[j]==search[j]||K[i].quequan[j]+32==search[j]|K[i].quequan[j]-32==search[j])</w:t>
      </w:r>
    </w:p>
    <w:p w:rsidR="00000000" w:rsidDel="00000000" w:rsidP="00000000" w:rsidRDefault="00000000" w:rsidRPr="00000000" w14:paraId="000005BC">
      <w:pPr>
        <w:pageBreakBefore w:val="0"/>
        <w:rPr/>
      </w:pPr>
      <w:r w:rsidDel="00000000" w:rsidR="00000000" w:rsidRPr="00000000">
        <w:rPr>
          <w:rtl w:val="0"/>
        </w:rPr>
        <w:tab/>
        <w:tab/>
        <w:t xml:space="preserve">{</w:t>
      </w:r>
    </w:p>
    <w:p w:rsidR="00000000" w:rsidDel="00000000" w:rsidP="00000000" w:rsidRDefault="00000000" w:rsidRPr="00000000" w14:paraId="000005BD">
      <w:pPr>
        <w:pageBreakBefore w:val="0"/>
        <w:rPr/>
      </w:pPr>
      <w:r w:rsidDel="00000000" w:rsidR="00000000" w:rsidRPr="00000000">
        <w:rPr>
          <w:rtl w:val="0"/>
        </w:rPr>
        <w:tab/>
        <w:tab/>
        <w:tab/>
        <w:t xml:space="preserve">dem++;</w:t>
        <w:tab/>
      </w:r>
    </w:p>
    <w:p w:rsidR="00000000" w:rsidDel="00000000" w:rsidP="00000000" w:rsidRDefault="00000000" w:rsidRPr="00000000" w14:paraId="000005BE">
      <w:pPr>
        <w:pageBreakBefore w:val="0"/>
        <w:rPr/>
      </w:pPr>
      <w:r w:rsidDel="00000000" w:rsidR="00000000" w:rsidRPr="00000000">
        <w:rPr>
          <w:rtl w:val="0"/>
        </w:rPr>
        <w:tab/>
        <w:tab/>
        <w:t xml:space="preserve">}</w:t>
        <w:tab/>
      </w:r>
    </w:p>
    <w:p w:rsidR="00000000" w:rsidDel="00000000" w:rsidP="00000000" w:rsidRDefault="00000000" w:rsidRPr="00000000" w14:paraId="000005BF">
      <w:pPr>
        <w:pageBreakBefore w:val="0"/>
        <w:rPr/>
      </w:pPr>
      <w:r w:rsidDel="00000000" w:rsidR="00000000" w:rsidRPr="00000000">
        <w:rPr>
          <w:rtl w:val="0"/>
        </w:rPr>
        <w:tab/>
        <w:t xml:space="preserve">}</w:t>
      </w:r>
    </w:p>
    <w:p w:rsidR="00000000" w:rsidDel="00000000" w:rsidP="00000000" w:rsidRDefault="00000000" w:rsidRPr="00000000" w14:paraId="000005C0">
      <w:pPr>
        <w:pageBreakBefore w:val="0"/>
        <w:rPr/>
      </w:pPr>
      <w:r w:rsidDel="00000000" w:rsidR="00000000" w:rsidRPr="00000000">
        <w:rPr>
          <w:rtl w:val="0"/>
        </w:rPr>
        <w:t xml:space="preserve">    }</w:t>
      </w:r>
    </w:p>
    <w:p w:rsidR="00000000" w:rsidDel="00000000" w:rsidP="00000000" w:rsidRDefault="00000000" w:rsidRPr="00000000" w14:paraId="000005C1">
      <w:pPr>
        <w:pageBreakBefore w:val="0"/>
        <w:rPr/>
      </w:pPr>
      <w:r w:rsidDel="00000000" w:rsidR="00000000" w:rsidRPr="00000000">
        <w:rPr>
          <w:rtl w:val="0"/>
        </w:rPr>
        <w:tab/>
        <w:t xml:space="preserve">if(dem==strlen(K[i].quequan)-1)</w:t>
      </w:r>
    </w:p>
    <w:p w:rsidR="00000000" w:rsidDel="00000000" w:rsidP="00000000" w:rsidRDefault="00000000" w:rsidRPr="00000000" w14:paraId="000005C2">
      <w:pPr>
        <w:pageBreakBefore w:val="0"/>
        <w:rPr/>
      </w:pPr>
      <w:r w:rsidDel="00000000" w:rsidR="00000000" w:rsidRPr="00000000">
        <w:rPr>
          <w:rtl w:val="0"/>
        </w:rPr>
        <w:tab/>
        <w:t xml:space="preserve">{</w:t>
      </w:r>
    </w:p>
    <w:p w:rsidR="00000000" w:rsidDel="00000000" w:rsidP="00000000" w:rsidRDefault="00000000" w:rsidRPr="00000000" w14:paraId="000005C3">
      <w:pPr>
        <w:pageBreakBefore w:val="0"/>
        <w:rPr/>
      </w:pPr>
      <w:r w:rsidDel="00000000" w:rsidR="00000000" w:rsidRPr="00000000">
        <w:rPr>
          <w:rtl w:val="0"/>
        </w:rPr>
        <w:tab/>
        <w:t xml:space="preserve">if(k==0)</w:t>
      </w:r>
    </w:p>
    <w:p w:rsidR="00000000" w:rsidDel="00000000" w:rsidP="00000000" w:rsidRDefault="00000000" w:rsidRPr="00000000" w14:paraId="000005C4">
      <w:pPr>
        <w:pageBreakBefore w:val="0"/>
        <w:rPr/>
      </w:pPr>
      <w:r w:rsidDel="00000000" w:rsidR="00000000" w:rsidRPr="00000000">
        <w:rPr>
          <w:rtl w:val="0"/>
        </w:rPr>
        <w:tab/>
        <w:t xml:space="preserve">{</w:t>
      </w:r>
    </w:p>
    <w:p w:rsidR="00000000" w:rsidDel="00000000" w:rsidP="00000000" w:rsidRDefault="00000000" w:rsidRPr="00000000" w14:paraId="000005C5">
      <w:pPr>
        <w:pageBreakBefore w:val="0"/>
        <w:rPr/>
      </w:pPr>
      <w:r w:rsidDel="00000000" w:rsidR="00000000" w:rsidRPr="00000000">
        <w:rPr>
          <w:rtl w:val="0"/>
        </w:rPr>
        <w:tab/>
        <w:tab/>
        <w:t xml:space="preserve">printf("%-10s | %-20s | %-10s | %-10s  | %5s\n","STT","Ten","Que Quan","MSSV","CPA");</w:t>
      </w:r>
    </w:p>
    <w:p w:rsidR="00000000" w:rsidDel="00000000" w:rsidP="00000000" w:rsidRDefault="00000000" w:rsidRPr="00000000" w14:paraId="000005C6">
      <w:pPr>
        <w:pageBreakBefore w:val="0"/>
        <w:rPr/>
      </w:pPr>
      <w:r w:rsidDel="00000000" w:rsidR="00000000" w:rsidRPr="00000000">
        <w:rPr>
          <w:rtl w:val="0"/>
        </w:rPr>
        <w:tab/>
        <w:tab/>
        <w:t xml:space="preserve">k++;</w:t>
      </w:r>
    </w:p>
    <w:p w:rsidR="00000000" w:rsidDel="00000000" w:rsidP="00000000" w:rsidRDefault="00000000" w:rsidRPr="00000000" w14:paraId="000005C7">
      <w:pPr>
        <w:pageBreakBefore w:val="0"/>
        <w:rPr/>
      </w:pPr>
      <w:r w:rsidDel="00000000" w:rsidR="00000000" w:rsidRPr="00000000">
        <w:rPr>
          <w:rtl w:val="0"/>
        </w:rPr>
        <w:tab/>
        <w:t xml:space="preserve">}</w:t>
      </w:r>
    </w:p>
    <w:p w:rsidR="00000000" w:rsidDel="00000000" w:rsidP="00000000" w:rsidRDefault="00000000" w:rsidRPr="00000000" w14:paraId="000005C8">
      <w:pPr>
        <w:pageBreakBefore w:val="0"/>
        <w:rPr/>
      </w:pPr>
      <w:r w:rsidDel="00000000" w:rsidR="00000000" w:rsidRPr="00000000">
        <w:rPr>
          <w:rtl w:val="0"/>
        </w:rPr>
        <w:t xml:space="preserve">    if(k&gt;0)</w:t>
      </w:r>
    </w:p>
    <w:p w:rsidR="00000000" w:rsidDel="00000000" w:rsidP="00000000" w:rsidRDefault="00000000" w:rsidRPr="00000000" w14:paraId="000005C9">
      <w:pPr>
        <w:pageBreakBefore w:val="0"/>
        <w:rPr/>
      </w:pPr>
      <w:r w:rsidDel="00000000" w:rsidR="00000000" w:rsidRPr="00000000">
        <w:rPr>
          <w:rtl w:val="0"/>
        </w:rPr>
        <w:t xml:space="preserve">    {</w:t>
      </w:r>
    </w:p>
    <w:p w:rsidR="00000000" w:rsidDel="00000000" w:rsidP="00000000" w:rsidRDefault="00000000" w:rsidRPr="00000000" w14:paraId="000005CA">
      <w:pPr>
        <w:pageBreakBefore w:val="0"/>
        <w:rPr/>
      </w:pPr>
      <w:r w:rsidDel="00000000" w:rsidR="00000000" w:rsidRPr="00000000">
        <w:rPr>
          <w:rtl w:val="0"/>
        </w:rPr>
        <w:tab/>
        <w:t xml:space="preserve">printf("%-10d | %-20s | %-10s | %-10s  | %5.2f\n",i+1,K[i].ten,K[i].quequan,K[i].mssv,K[i].CPA);</w:t>
      </w:r>
    </w:p>
    <w:p w:rsidR="00000000" w:rsidDel="00000000" w:rsidP="00000000" w:rsidRDefault="00000000" w:rsidRPr="00000000" w14:paraId="000005CB">
      <w:pPr>
        <w:pageBreakBefore w:val="0"/>
        <w:rPr/>
      </w:pPr>
      <w:r w:rsidDel="00000000" w:rsidR="00000000" w:rsidRPr="00000000">
        <w:rPr>
          <w:rtl w:val="0"/>
        </w:rPr>
        <w:tab/>
        <w:t xml:space="preserve">x--;</w:t>
      </w:r>
    </w:p>
    <w:p w:rsidR="00000000" w:rsidDel="00000000" w:rsidP="00000000" w:rsidRDefault="00000000" w:rsidRPr="00000000" w14:paraId="000005CC">
      <w:pPr>
        <w:pageBreakBefore w:val="0"/>
        <w:rPr/>
      </w:pPr>
      <w:r w:rsidDel="00000000" w:rsidR="00000000" w:rsidRPr="00000000">
        <w:rPr>
          <w:rtl w:val="0"/>
        </w:rPr>
        <w:t xml:space="preserve">    }</w:t>
      </w:r>
    </w:p>
    <w:p w:rsidR="00000000" w:rsidDel="00000000" w:rsidP="00000000" w:rsidRDefault="00000000" w:rsidRPr="00000000" w14:paraId="000005CD">
      <w:pPr>
        <w:pageBreakBefore w:val="0"/>
        <w:rPr/>
      </w:pPr>
      <w:r w:rsidDel="00000000" w:rsidR="00000000" w:rsidRPr="00000000">
        <w:rPr>
          <w:rtl w:val="0"/>
        </w:rPr>
        <w:t xml:space="preserve">    }</w:t>
      </w:r>
    </w:p>
    <w:p w:rsidR="00000000" w:rsidDel="00000000" w:rsidP="00000000" w:rsidRDefault="00000000" w:rsidRPr="00000000" w14:paraId="000005CE">
      <w:pPr>
        <w:pageBreakBefore w:val="0"/>
        <w:rPr/>
      </w:pPr>
      <w:r w:rsidDel="00000000" w:rsidR="00000000" w:rsidRPr="00000000">
        <w:rPr>
          <w:rtl w:val="0"/>
        </w:rPr>
        <w:t xml:space="preserve">    </w:t>
      </w:r>
    </w:p>
    <w:p w:rsidR="00000000" w:rsidDel="00000000" w:rsidP="00000000" w:rsidRDefault="00000000" w:rsidRPr="00000000" w14:paraId="000005CF">
      <w:pPr>
        <w:pageBreakBefore w:val="0"/>
        <w:rPr/>
      </w:pPr>
      <w:r w:rsidDel="00000000" w:rsidR="00000000" w:rsidRPr="00000000">
        <w:rPr>
          <w:rtl w:val="0"/>
        </w:rPr>
        <w:tab/>
        <w:t xml:space="preserve">x++;</w:t>
        <w:tab/>
      </w:r>
    </w:p>
    <w:p w:rsidR="00000000" w:rsidDel="00000000" w:rsidP="00000000" w:rsidRDefault="00000000" w:rsidRPr="00000000" w14:paraId="000005D0">
      <w:pPr>
        <w:pageBreakBefore w:val="0"/>
        <w:rPr/>
      </w:pPr>
      <w:r w:rsidDel="00000000" w:rsidR="00000000" w:rsidRPr="00000000">
        <w:rPr>
          <w:rtl w:val="0"/>
        </w:rPr>
        <w:tab/>
      </w:r>
    </w:p>
    <w:p w:rsidR="00000000" w:rsidDel="00000000" w:rsidP="00000000" w:rsidRDefault="00000000" w:rsidRPr="00000000" w14:paraId="000005D1">
      <w:pPr>
        <w:pageBreakBefore w:val="0"/>
        <w:rPr/>
      </w:pPr>
      <w:r w:rsidDel="00000000" w:rsidR="00000000" w:rsidRPr="00000000">
        <w:rPr>
          <w:rtl w:val="0"/>
        </w:rPr>
        <w:t xml:space="preserve">    }</w:t>
      </w:r>
    </w:p>
    <w:p w:rsidR="00000000" w:rsidDel="00000000" w:rsidP="00000000" w:rsidRDefault="00000000" w:rsidRPr="00000000" w14:paraId="000005D2">
      <w:pPr>
        <w:pageBreakBefore w:val="0"/>
        <w:rPr/>
      </w:pPr>
      <w:r w:rsidDel="00000000" w:rsidR="00000000" w:rsidRPr="00000000">
        <w:rPr>
          <w:rtl w:val="0"/>
        </w:rPr>
        <w:tab/>
        <w:t xml:space="preserve">if(x==n)</w:t>
      </w:r>
    </w:p>
    <w:p w:rsidR="00000000" w:rsidDel="00000000" w:rsidP="00000000" w:rsidRDefault="00000000" w:rsidRPr="00000000" w14:paraId="000005D3">
      <w:pPr>
        <w:pageBreakBefore w:val="0"/>
        <w:rPr/>
      </w:pPr>
      <w:r w:rsidDel="00000000" w:rsidR="00000000" w:rsidRPr="00000000">
        <w:rPr>
          <w:rtl w:val="0"/>
        </w:rPr>
        <w:tab/>
        <w:t xml:space="preserve">{</w:t>
      </w:r>
    </w:p>
    <w:p w:rsidR="00000000" w:rsidDel="00000000" w:rsidP="00000000" w:rsidRDefault="00000000" w:rsidRPr="00000000" w14:paraId="000005D4">
      <w:pPr>
        <w:pageBreakBefore w:val="0"/>
        <w:rPr/>
      </w:pPr>
      <w:r w:rsidDel="00000000" w:rsidR="00000000" w:rsidRPr="00000000">
        <w:rPr>
          <w:rtl w:val="0"/>
        </w:rPr>
        <w:tab/>
        <w:tab/>
        <w:t xml:space="preserve">printf("Khong tim thay sv co que quan va CPA tren tb \n");</w:t>
      </w:r>
    </w:p>
    <w:p w:rsidR="00000000" w:rsidDel="00000000" w:rsidP="00000000" w:rsidRDefault="00000000" w:rsidRPr="00000000" w14:paraId="000005D5">
      <w:pPr>
        <w:pageBreakBefore w:val="0"/>
        <w:rPr/>
      </w:pPr>
      <w:r w:rsidDel="00000000" w:rsidR="00000000" w:rsidRPr="00000000">
        <w:rPr>
          <w:rtl w:val="0"/>
        </w:rPr>
        <w:tab/>
        <w:t xml:space="preserve">}</w:t>
        <w:tab/>
        <w:tab/>
        <w:tab/>
        <w:tab/>
      </w:r>
    </w:p>
    <w:p w:rsidR="00000000" w:rsidDel="00000000" w:rsidP="00000000" w:rsidRDefault="00000000" w:rsidRPr="00000000" w14:paraId="000005D6">
      <w:pPr>
        <w:pageBreakBefore w:val="0"/>
        <w:rPr/>
      </w:pPr>
      <w:r w:rsidDel="00000000" w:rsidR="00000000" w:rsidRPr="00000000">
        <w:rPr>
          <w:rtl w:val="0"/>
        </w:rPr>
        <w:t xml:space="preserve">    </w:t>
      </w:r>
    </w:p>
    <w:p w:rsidR="00000000" w:rsidDel="00000000" w:rsidP="00000000" w:rsidRDefault="00000000" w:rsidRPr="00000000" w14:paraId="000005D7">
      <w:pPr>
        <w:pageBreakBefore w:val="0"/>
        <w:rPr/>
      </w:pPr>
      <w:r w:rsidDel="00000000" w:rsidR="00000000" w:rsidRPr="00000000">
        <w:rPr>
          <w:rtl w:val="0"/>
        </w:rPr>
        <w:t xml:space="preserve">}*/</w:t>
      </w:r>
    </w:p>
    <w:p w:rsidR="00000000" w:rsidDel="00000000" w:rsidP="00000000" w:rsidRDefault="00000000" w:rsidRPr="00000000" w14:paraId="000005D8">
      <w:pPr>
        <w:pageBreakBefore w:val="0"/>
        <w:rPr/>
      </w:pPr>
      <w:r w:rsidDel="00000000" w:rsidR="00000000" w:rsidRPr="00000000">
        <w:rPr>
          <w:rtl w:val="0"/>
        </w:rPr>
        <w:t xml:space="preserve">int tracuutheoquequan2(SV*K,int n)</w:t>
      </w:r>
    </w:p>
    <w:p w:rsidR="00000000" w:rsidDel="00000000" w:rsidP="00000000" w:rsidRDefault="00000000" w:rsidRPr="00000000" w14:paraId="000005D9">
      <w:pPr>
        <w:pageBreakBefore w:val="0"/>
        <w:rPr/>
      </w:pPr>
      <w:r w:rsidDel="00000000" w:rsidR="00000000" w:rsidRPr="00000000">
        <w:rPr>
          <w:rtl w:val="0"/>
        </w:rPr>
        <w:t xml:space="preserve">{</w:t>
      </w:r>
    </w:p>
    <w:p w:rsidR="00000000" w:rsidDel="00000000" w:rsidP="00000000" w:rsidRDefault="00000000" w:rsidRPr="00000000" w14:paraId="000005DA">
      <w:pPr>
        <w:pageBreakBefore w:val="0"/>
        <w:rPr/>
      </w:pPr>
      <w:r w:rsidDel="00000000" w:rsidR="00000000" w:rsidRPr="00000000">
        <w:rPr>
          <w:rtl w:val="0"/>
        </w:rPr>
        <w:tab/>
        <w:t xml:space="preserve">int k=0,x=0;</w:t>
      </w:r>
    </w:p>
    <w:p w:rsidR="00000000" w:rsidDel="00000000" w:rsidP="00000000" w:rsidRDefault="00000000" w:rsidRPr="00000000" w14:paraId="000005DB">
      <w:pPr>
        <w:pageBreakBefore w:val="0"/>
        <w:rPr/>
      </w:pPr>
      <w:r w:rsidDel="00000000" w:rsidR="00000000" w:rsidRPr="00000000">
        <w:rPr>
          <w:rtl w:val="0"/>
        </w:rPr>
        <w:tab/>
        <w:t xml:space="preserve">float tong=0;</w:t>
      </w:r>
    </w:p>
    <w:p w:rsidR="00000000" w:rsidDel="00000000" w:rsidP="00000000" w:rsidRDefault="00000000" w:rsidRPr="00000000" w14:paraId="000005DC">
      <w:pPr>
        <w:pageBreakBefore w:val="0"/>
        <w:rPr/>
      </w:pPr>
      <w:r w:rsidDel="00000000" w:rsidR="00000000" w:rsidRPr="00000000">
        <w:rPr>
          <w:rtl w:val="0"/>
        </w:rPr>
        <w:tab/>
        <w:t xml:space="preserve">char search[30];</w:t>
      </w:r>
    </w:p>
    <w:p w:rsidR="00000000" w:rsidDel="00000000" w:rsidP="00000000" w:rsidRDefault="00000000" w:rsidRPr="00000000" w14:paraId="000005DD">
      <w:pPr>
        <w:pageBreakBefore w:val="0"/>
        <w:rPr/>
      </w:pPr>
      <w:r w:rsidDel="00000000" w:rsidR="00000000" w:rsidRPr="00000000">
        <w:rPr>
          <w:rtl w:val="0"/>
        </w:rPr>
        <w:tab/>
        <w:t xml:space="preserve">printf("Nhap que quan sinh vien can tim : ");</w:t>
      </w:r>
    </w:p>
    <w:p w:rsidR="00000000" w:rsidDel="00000000" w:rsidP="00000000" w:rsidRDefault="00000000" w:rsidRPr="00000000" w14:paraId="000005DE">
      <w:pPr>
        <w:pageBreakBefore w:val="0"/>
        <w:rPr/>
      </w:pPr>
      <w:r w:rsidDel="00000000" w:rsidR="00000000" w:rsidRPr="00000000">
        <w:rPr>
          <w:rtl w:val="0"/>
        </w:rPr>
        <w:tab/>
        <w:t xml:space="preserve">fflush(stdin);</w:t>
      </w:r>
    </w:p>
    <w:p w:rsidR="00000000" w:rsidDel="00000000" w:rsidP="00000000" w:rsidRDefault="00000000" w:rsidRPr="00000000" w14:paraId="000005DF">
      <w:pPr>
        <w:pageBreakBefore w:val="0"/>
        <w:rPr/>
      </w:pPr>
      <w:r w:rsidDel="00000000" w:rsidR="00000000" w:rsidRPr="00000000">
        <w:rPr>
          <w:rtl w:val="0"/>
        </w:rPr>
        <w:tab/>
        <w:t xml:space="preserve">gets(search);</w:t>
      </w:r>
    </w:p>
    <w:p w:rsidR="00000000" w:rsidDel="00000000" w:rsidP="00000000" w:rsidRDefault="00000000" w:rsidRPr="00000000" w14:paraId="000005E0">
      <w:pPr>
        <w:pageBreakBefore w:val="0"/>
        <w:rPr/>
      </w:pPr>
      <w:r w:rsidDel="00000000" w:rsidR="00000000" w:rsidRPr="00000000">
        <w:rPr>
          <w:rtl w:val="0"/>
        </w:rPr>
        <w:tab/>
        <w:t xml:space="preserve">int i,j;</w:t>
      </w:r>
    </w:p>
    <w:p w:rsidR="00000000" w:rsidDel="00000000" w:rsidP="00000000" w:rsidRDefault="00000000" w:rsidRPr="00000000" w14:paraId="000005E1">
      <w:pPr>
        <w:pageBreakBefore w:val="0"/>
        <w:rPr/>
      </w:pPr>
      <w:r w:rsidDel="00000000" w:rsidR="00000000" w:rsidRPr="00000000">
        <w:rPr>
          <w:rtl w:val="0"/>
        </w:rPr>
        <w:tab/>
        <w:t xml:space="preserve">int dem;</w:t>
      </w:r>
    </w:p>
    <w:p w:rsidR="00000000" w:rsidDel="00000000" w:rsidP="00000000" w:rsidRDefault="00000000" w:rsidRPr="00000000" w14:paraId="000005E2">
      <w:pPr>
        <w:pageBreakBefore w:val="0"/>
        <w:rPr/>
      </w:pPr>
      <w:r w:rsidDel="00000000" w:rsidR="00000000" w:rsidRPr="00000000">
        <w:rPr>
          <w:rtl w:val="0"/>
        </w:rPr>
        <w:tab/>
        <w:t xml:space="preserve">for(i=0;i&lt;n;i++)</w:t>
      </w:r>
    </w:p>
    <w:p w:rsidR="00000000" w:rsidDel="00000000" w:rsidP="00000000" w:rsidRDefault="00000000" w:rsidRPr="00000000" w14:paraId="000005E3">
      <w:pPr>
        <w:pageBreakBefore w:val="0"/>
        <w:rPr/>
      </w:pPr>
      <w:r w:rsidDel="00000000" w:rsidR="00000000" w:rsidRPr="00000000">
        <w:rPr>
          <w:rtl w:val="0"/>
        </w:rPr>
        <w:t xml:space="preserve">    {</w:t>
      </w:r>
    </w:p>
    <w:p w:rsidR="00000000" w:rsidDel="00000000" w:rsidP="00000000" w:rsidRDefault="00000000" w:rsidRPr="00000000" w14:paraId="000005E4">
      <w:pPr>
        <w:pageBreakBefore w:val="0"/>
        <w:rPr/>
      </w:pPr>
      <w:r w:rsidDel="00000000" w:rsidR="00000000" w:rsidRPr="00000000">
        <w:rPr>
          <w:rtl w:val="0"/>
        </w:rPr>
        <w:t xml:space="preserve">     tong+=K[i].CPA;</w:t>
      </w:r>
    </w:p>
    <w:p w:rsidR="00000000" w:rsidDel="00000000" w:rsidP="00000000" w:rsidRDefault="00000000" w:rsidRPr="00000000" w14:paraId="000005E5">
      <w:pPr>
        <w:pageBreakBefore w:val="0"/>
        <w:rPr/>
      </w:pPr>
      <w:r w:rsidDel="00000000" w:rsidR="00000000" w:rsidRPr="00000000">
        <w:rPr>
          <w:rtl w:val="0"/>
        </w:rPr>
        <w:t xml:space="preserve">    }</w:t>
      </w:r>
    </w:p>
    <w:p w:rsidR="00000000" w:rsidDel="00000000" w:rsidP="00000000" w:rsidRDefault="00000000" w:rsidRPr="00000000" w14:paraId="000005E6">
      <w:pPr>
        <w:pageBreakBefore w:val="0"/>
        <w:rPr/>
      </w:pPr>
      <w:r w:rsidDel="00000000" w:rsidR="00000000" w:rsidRPr="00000000">
        <w:rPr>
          <w:rtl w:val="0"/>
        </w:rPr>
        <w:t xml:space="preserve">    for(i=0;i&lt;n;i++)</w:t>
      </w:r>
    </w:p>
    <w:p w:rsidR="00000000" w:rsidDel="00000000" w:rsidP="00000000" w:rsidRDefault="00000000" w:rsidRPr="00000000" w14:paraId="000005E7">
      <w:pPr>
        <w:pageBreakBefore w:val="0"/>
        <w:rPr/>
      </w:pPr>
      <w:r w:rsidDel="00000000" w:rsidR="00000000" w:rsidRPr="00000000">
        <w:rPr>
          <w:rtl w:val="0"/>
        </w:rPr>
        <w:t xml:space="preserve">    {</w:t>
      </w:r>
    </w:p>
    <w:p w:rsidR="00000000" w:rsidDel="00000000" w:rsidP="00000000" w:rsidRDefault="00000000" w:rsidRPr="00000000" w14:paraId="000005E8">
      <w:pPr>
        <w:pageBreakBefore w:val="0"/>
        <w:rPr/>
      </w:pPr>
      <w:r w:rsidDel="00000000" w:rsidR="00000000" w:rsidRPr="00000000">
        <w:rPr>
          <w:rtl w:val="0"/>
        </w:rPr>
        <w:t xml:space="preserve">    </w:t>
        <w:tab/>
        <w:t xml:space="preserve">if(K[i].CPA&gt;=tong/n)</w:t>
      </w:r>
    </w:p>
    <w:p w:rsidR="00000000" w:rsidDel="00000000" w:rsidP="00000000" w:rsidRDefault="00000000" w:rsidRPr="00000000" w14:paraId="000005E9">
      <w:pPr>
        <w:pageBreakBefore w:val="0"/>
        <w:rPr/>
      </w:pPr>
      <w:r w:rsidDel="00000000" w:rsidR="00000000" w:rsidRPr="00000000">
        <w:rPr>
          <w:rtl w:val="0"/>
        </w:rPr>
        <w:t xml:space="preserve">    </w:t>
        <w:tab/>
        <w:t xml:space="preserve">{</w:t>
      </w:r>
    </w:p>
    <w:p w:rsidR="00000000" w:rsidDel="00000000" w:rsidP="00000000" w:rsidRDefault="00000000" w:rsidRPr="00000000" w14:paraId="000005EA">
      <w:pPr>
        <w:pageBreakBefore w:val="0"/>
        <w:rPr/>
      </w:pPr>
      <w:r w:rsidDel="00000000" w:rsidR="00000000" w:rsidRPr="00000000">
        <w:rPr>
          <w:rtl w:val="0"/>
        </w:rPr>
        <w:t xml:space="preserve">    </w:t>
        <w:tab/>
        <w:tab/>
        <w:t xml:space="preserve">if(strcasecmp(K[i].quequan,search)==0)</w:t>
      </w:r>
    </w:p>
    <w:p w:rsidR="00000000" w:rsidDel="00000000" w:rsidP="00000000" w:rsidRDefault="00000000" w:rsidRPr="00000000" w14:paraId="000005EB">
      <w:pPr>
        <w:pageBreakBefore w:val="0"/>
        <w:rPr/>
      </w:pPr>
      <w:r w:rsidDel="00000000" w:rsidR="00000000" w:rsidRPr="00000000">
        <w:rPr>
          <w:rtl w:val="0"/>
        </w:rPr>
        <w:t xml:space="preserve">    </w:t>
        <w:tab/>
        <w:tab/>
        <w:t xml:space="preserve">{</w:t>
      </w:r>
    </w:p>
    <w:p w:rsidR="00000000" w:rsidDel="00000000" w:rsidP="00000000" w:rsidRDefault="00000000" w:rsidRPr="00000000" w14:paraId="000005EC">
      <w:pPr>
        <w:pageBreakBefore w:val="0"/>
        <w:rPr/>
      </w:pPr>
      <w:r w:rsidDel="00000000" w:rsidR="00000000" w:rsidRPr="00000000">
        <w:rPr>
          <w:rtl w:val="0"/>
        </w:rPr>
        <w:t xml:space="preserve">    </w:t>
        <w:tab/>
        <w:tab/>
        <w:tab/>
        <w:t xml:space="preserve">if(k==0)</w:t>
      </w:r>
    </w:p>
    <w:p w:rsidR="00000000" w:rsidDel="00000000" w:rsidP="00000000" w:rsidRDefault="00000000" w:rsidRPr="00000000" w14:paraId="000005ED">
      <w:pPr>
        <w:pageBreakBefore w:val="0"/>
        <w:rPr/>
      </w:pPr>
      <w:r w:rsidDel="00000000" w:rsidR="00000000" w:rsidRPr="00000000">
        <w:rPr>
          <w:rtl w:val="0"/>
        </w:rPr>
        <w:tab/>
        <w:t xml:space="preserve">            {</w:t>
      </w:r>
    </w:p>
    <w:p w:rsidR="00000000" w:rsidDel="00000000" w:rsidP="00000000" w:rsidRDefault="00000000" w:rsidRPr="00000000" w14:paraId="000005EE">
      <w:pPr>
        <w:pageBreakBefore w:val="0"/>
        <w:rPr/>
      </w:pPr>
      <w:r w:rsidDel="00000000" w:rsidR="00000000" w:rsidRPr="00000000">
        <w:rPr>
          <w:rtl w:val="0"/>
        </w:rPr>
        <w:tab/>
        <w:tab/>
        <w:t xml:space="preserve">        printf("%-10s | %-20s | %-10s | %-10s  | %5s\n","STT","Ten","Que Quan","MSSV","CPA");</w:t>
      </w:r>
    </w:p>
    <w:p w:rsidR="00000000" w:rsidDel="00000000" w:rsidP="00000000" w:rsidRDefault="00000000" w:rsidRPr="00000000" w14:paraId="000005EF">
      <w:pPr>
        <w:pageBreakBefore w:val="0"/>
        <w:rPr/>
      </w:pPr>
      <w:r w:rsidDel="00000000" w:rsidR="00000000" w:rsidRPr="00000000">
        <w:rPr>
          <w:rtl w:val="0"/>
        </w:rPr>
        <w:tab/>
        <w:tab/>
        <w:t xml:space="preserve">        k++;</w:t>
      </w:r>
    </w:p>
    <w:p w:rsidR="00000000" w:rsidDel="00000000" w:rsidP="00000000" w:rsidRDefault="00000000" w:rsidRPr="00000000" w14:paraId="000005F0">
      <w:pPr>
        <w:pageBreakBefore w:val="0"/>
        <w:rPr/>
      </w:pPr>
      <w:r w:rsidDel="00000000" w:rsidR="00000000" w:rsidRPr="00000000">
        <w:rPr>
          <w:rtl w:val="0"/>
        </w:rPr>
        <w:tab/>
        <w:t xml:space="preserve">            }</w:t>
      </w:r>
    </w:p>
    <w:p w:rsidR="00000000" w:rsidDel="00000000" w:rsidP="00000000" w:rsidRDefault="00000000" w:rsidRPr="00000000" w14:paraId="000005F1">
      <w:pPr>
        <w:pageBreakBefore w:val="0"/>
        <w:rPr/>
      </w:pPr>
      <w:r w:rsidDel="00000000" w:rsidR="00000000" w:rsidRPr="00000000">
        <w:rPr>
          <w:rtl w:val="0"/>
        </w:rPr>
        <w:t xml:space="preserve">    if(k&gt;0)</w:t>
      </w:r>
    </w:p>
    <w:p w:rsidR="00000000" w:rsidDel="00000000" w:rsidP="00000000" w:rsidRDefault="00000000" w:rsidRPr="00000000" w14:paraId="000005F2">
      <w:pPr>
        <w:pageBreakBefore w:val="0"/>
        <w:rPr/>
      </w:pPr>
      <w:r w:rsidDel="00000000" w:rsidR="00000000" w:rsidRPr="00000000">
        <w:rPr>
          <w:rtl w:val="0"/>
        </w:rPr>
        <w:t xml:space="preserve">    {</w:t>
      </w:r>
    </w:p>
    <w:p w:rsidR="00000000" w:rsidDel="00000000" w:rsidP="00000000" w:rsidRDefault="00000000" w:rsidRPr="00000000" w14:paraId="000005F3">
      <w:pPr>
        <w:pageBreakBefore w:val="0"/>
        <w:rPr/>
      </w:pPr>
      <w:r w:rsidDel="00000000" w:rsidR="00000000" w:rsidRPr="00000000">
        <w:rPr>
          <w:rtl w:val="0"/>
        </w:rPr>
        <w:tab/>
        <w:t xml:space="preserve">printf("%-10d | %-20s | %-10s | %-10s  | %5.2f\n",i+1,K[i].ten,K[i].quequan,K[i].mssv,K[i].CPA);</w:t>
      </w:r>
    </w:p>
    <w:p w:rsidR="00000000" w:rsidDel="00000000" w:rsidP="00000000" w:rsidRDefault="00000000" w:rsidRPr="00000000" w14:paraId="000005F4">
      <w:pPr>
        <w:pageBreakBefore w:val="0"/>
        <w:rPr/>
      </w:pPr>
      <w:r w:rsidDel="00000000" w:rsidR="00000000" w:rsidRPr="00000000">
        <w:rPr>
          <w:rtl w:val="0"/>
        </w:rPr>
        <w:tab/>
        <w:t xml:space="preserve">x--;</w:t>
      </w:r>
    </w:p>
    <w:p w:rsidR="00000000" w:rsidDel="00000000" w:rsidP="00000000" w:rsidRDefault="00000000" w:rsidRPr="00000000" w14:paraId="000005F5">
      <w:pPr>
        <w:pageBreakBefore w:val="0"/>
        <w:rPr/>
      </w:pPr>
      <w:r w:rsidDel="00000000" w:rsidR="00000000" w:rsidRPr="00000000">
        <w:rPr>
          <w:rtl w:val="0"/>
        </w:rPr>
        <w:tab/>
        <w:t xml:space="preserve">}</w:t>
      </w:r>
    </w:p>
    <w:p w:rsidR="00000000" w:rsidDel="00000000" w:rsidP="00000000" w:rsidRDefault="00000000" w:rsidRPr="00000000" w14:paraId="000005F6">
      <w:pPr>
        <w:pageBreakBefore w:val="0"/>
        <w:rPr/>
      </w:pPr>
      <w:r w:rsidDel="00000000" w:rsidR="00000000" w:rsidRPr="00000000">
        <w:rPr>
          <w:rtl w:val="0"/>
        </w:rPr>
        <w:tab/>
        <w:tab/>
        <w:t xml:space="preserve">    }</w:t>
      </w:r>
    </w:p>
    <w:p w:rsidR="00000000" w:rsidDel="00000000" w:rsidP="00000000" w:rsidRDefault="00000000" w:rsidRPr="00000000" w14:paraId="000005F7">
      <w:pPr>
        <w:pageBreakBefore w:val="0"/>
        <w:rPr/>
      </w:pPr>
      <w:r w:rsidDel="00000000" w:rsidR="00000000" w:rsidRPr="00000000">
        <w:rPr>
          <w:rtl w:val="0"/>
        </w:rPr>
        <w:tab/>
        <w:t xml:space="preserve">    }</w:t>
      </w:r>
    </w:p>
    <w:p w:rsidR="00000000" w:rsidDel="00000000" w:rsidP="00000000" w:rsidRDefault="00000000" w:rsidRPr="00000000" w14:paraId="000005F8">
      <w:pPr>
        <w:pageBreakBefore w:val="0"/>
        <w:rPr/>
      </w:pPr>
      <w:r w:rsidDel="00000000" w:rsidR="00000000" w:rsidRPr="00000000">
        <w:rPr>
          <w:rtl w:val="0"/>
        </w:rPr>
        <w:tab/>
        <w:t xml:space="preserve">x++;</w:t>
      </w:r>
    </w:p>
    <w:p w:rsidR="00000000" w:rsidDel="00000000" w:rsidP="00000000" w:rsidRDefault="00000000" w:rsidRPr="00000000" w14:paraId="000005F9">
      <w:pPr>
        <w:pageBreakBefore w:val="0"/>
        <w:rPr/>
      </w:pPr>
      <w:r w:rsidDel="00000000" w:rsidR="00000000" w:rsidRPr="00000000">
        <w:rPr>
          <w:rtl w:val="0"/>
        </w:rPr>
        <w:t xml:space="preserve">    }</w:t>
      </w:r>
    </w:p>
    <w:p w:rsidR="00000000" w:rsidDel="00000000" w:rsidP="00000000" w:rsidRDefault="00000000" w:rsidRPr="00000000" w14:paraId="000005FA">
      <w:pPr>
        <w:pageBreakBefore w:val="0"/>
        <w:rPr/>
      </w:pPr>
      <w:r w:rsidDel="00000000" w:rsidR="00000000" w:rsidRPr="00000000">
        <w:rPr>
          <w:rtl w:val="0"/>
        </w:rPr>
        <w:t xml:space="preserve">    if(x==n)</w:t>
      </w:r>
    </w:p>
    <w:p w:rsidR="00000000" w:rsidDel="00000000" w:rsidP="00000000" w:rsidRDefault="00000000" w:rsidRPr="00000000" w14:paraId="000005FB">
      <w:pPr>
        <w:pageBreakBefore w:val="0"/>
        <w:rPr/>
      </w:pPr>
      <w:r w:rsidDel="00000000" w:rsidR="00000000" w:rsidRPr="00000000">
        <w:rPr>
          <w:rtl w:val="0"/>
        </w:rPr>
        <w:tab/>
        <w:t xml:space="preserve">{</w:t>
      </w:r>
    </w:p>
    <w:p w:rsidR="00000000" w:rsidDel="00000000" w:rsidP="00000000" w:rsidRDefault="00000000" w:rsidRPr="00000000" w14:paraId="000005FC">
      <w:pPr>
        <w:pageBreakBefore w:val="0"/>
        <w:rPr/>
      </w:pPr>
      <w:r w:rsidDel="00000000" w:rsidR="00000000" w:rsidRPr="00000000">
        <w:rPr>
          <w:rtl w:val="0"/>
        </w:rPr>
        <w:tab/>
        <w:tab/>
        <w:t xml:space="preserve">printf("Khong tim thay sv co que quan va CPA tren tb \n");</w:t>
      </w:r>
    </w:p>
    <w:p w:rsidR="00000000" w:rsidDel="00000000" w:rsidP="00000000" w:rsidRDefault="00000000" w:rsidRPr="00000000" w14:paraId="000005FD">
      <w:pPr>
        <w:pageBreakBefore w:val="0"/>
        <w:rPr/>
      </w:pPr>
      <w:r w:rsidDel="00000000" w:rsidR="00000000" w:rsidRPr="00000000">
        <w:rPr>
          <w:rtl w:val="0"/>
        </w:rPr>
        <w:tab/>
        <w:t xml:space="preserve">}</w:t>
        <w:tab/>
        <w:tab/>
        <w:tab/>
        <w:tab/>
      </w:r>
    </w:p>
    <w:p w:rsidR="00000000" w:rsidDel="00000000" w:rsidP="00000000" w:rsidRDefault="00000000" w:rsidRPr="00000000" w14:paraId="000005FE">
      <w:pPr>
        <w:pageBreakBefore w:val="0"/>
        <w:rPr/>
      </w:pPr>
      <w:r w:rsidDel="00000000" w:rsidR="00000000" w:rsidRPr="00000000">
        <w:rPr>
          <w:rtl w:val="0"/>
        </w:rPr>
        <w:t xml:space="preserve">    </w:t>
      </w:r>
    </w:p>
    <w:p w:rsidR="00000000" w:rsidDel="00000000" w:rsidP="00000000" w:rsidRDefault="00000000" w:rsidRPr="00000000" w14:paraId="000005FF">
      <w:pPr>
        <w:pageBreakBefore w:val="0"/>
        <w:rPr/>
      </w:pPr>
      <w:r w:rsidDel="00000000" w:rsidR="00000000" w:rsidRPr="00000000">
        <w:rPr>
          <w:rtl w:val="0"/>
        </w:rPr>
        <w:t xml:space="preserve">}</w:t>
      </w:r>
    </w:p>
    <w:p w:rsidR="00000000" w:rsidDel="00000000" w:rsidP="00000000" w:rsidRDefault="00000000" w:rsidRPr="00000000" w14:paraId="00000600">
      <w:pPr>
        <w:pageBreakBefore w:val="0"/>
        <w:rPr/>
      </w:pPr>
      <w:r w:rsidDel="00000000" w:rsidR="00000000" w:rsidRPr="00000000">
        <w:rPr>
          <w:rtl w:val="0"/>
        </w:rPr>
        <w:t xml:space="preserve">void sapxep(SV*K,int n)</w:t>
      </w:r>
    </w:p>
    <w:p w:rsidR="00000000" w:rsidDel="00000000" w:rsidP="00000000" w:rsidRDefault="00000000" w:rsidRPr="00000000" w14:paraId="00000601">
      <w:pPr>
        <w:pageBreakBefore w:val="0"/>
        <w:rPr/>
      </w:pPr>
      <w:r w:rsidDel="00000000" w:rsidR="00000000" w:rsidRPr="00000000">
        <w:rPr>
          <w:rtl w:val="0"/>
        </w:rPr>
        <w:t xml:space="preserve">{</w:t>
      </w:r>
    </w:p>
    <w:p w:rsidR="00000000" w:rsidDel="00000000" w:rsidP="00000000" w:rsidRDefault="00000000" w:rsidRPr="00000000" w14:paraId="00000602">
      <w:pPr>
        <w:pageBreakBefore w:val="0"/>
        <w:rPr/>
      </w:pPr>
      <w:r w:rsidDel="00000000" w:rsidR="00000000" w:rsidRPr="00000000">
        <w:rPr>
          <w:rtl w:val="0"/>
        </w:rPr>
        <w:t xml:space="preserve">    int i,j;</w:t>
      </w:r>
    </w:p>
    <w:p w:rsidR="00000000" w:rsidDel="00000000" w:rsidP="00000000" w:rsidRDefault="00000000" w:rsidRPr="00000000" w14:paraId="00000603">
      <w:pPr>
        <w:pageBreakBefore w:val="0"/>
        <w:rPr/>
      </w:pPr>
      <w:r w:rsidDel="00000000" w:rsidR="00000000" w:rsidRPr="00000000">
        <w:rPr>
          <w:rtl w:val="0"/>
        </w:rPr>
        <w:t xml:space="preserve">    SV K2[n],a;</w:t>
      </w:r>
    </w:p>
    <w:p w:rsidR="00000000" w:rsidDel="00000000" w:rsidP="00000000" w:rsidRDefault="00000000" w:rsidRPr="00000000" w14:paraId="00000604">
      <w:pPr>
        <w:pageBreakBefore w:val="0"/>
        <w:rPr/>
      </w:pPr>
      <w:r w:rsidDel="00000000" w:rsidR="00000000" w:rsidRPr="00000000">
        <w:rPr>
          <w:rtl w:val="0"/>
        </w:rPr>
        <w:t xml:space="preserve">    char N[30];</w:t>
      </w:r>
    </w:p>
    <w:p w:rsidR="00000000" w:rsidDel="00000000" w:rsidP="00000000" w:rsidRDefault="00000000" w:rsidRPr="00000000" w14:paraId="00000605">
      <w:pPr>
        <w:pageBreakBefore w:val="0"/>
        <w:rPr/>
      </w:pPr>
      <w:r w:rsidDel="00000000" w:rsidR="00000000" w:rsidRPr="00000000">
        <w:rPr>
          <w:rtl w:val="0"/>
        </w:rPr>
        <w:t xml:space="preserve">    for(i=0;i&lt;n;i++)</w:t>
      </w:r>
    </w:p>
    <w:p w:rsidR="00000000" w:rsidDel="00000000" w:rsidP="00000000" w:rsidRDefault="00000000" w:rsidRPr="00000000" w14:paraId="00000606">
      <w:pPr>
        <w:pageBreakBefore w:val="0"/>
        <w:rPr/>
      </w:pPr>
      <w:r w:rsidDel="00000000" w:rsidR="00000000" w:rsidRPr="00000000">
        <w:rPr>
          <w:rtl w:val="0"/>
        </w:rPr>
        <w:t xml:space="preserve">    {</w:t>
      </w:r>
    </w:p>
    <w:p w:rsidR="00000000" w:rsidDel="00000000" w:rsidP="00000000" w:rsidRDefault="00000000" w:rsidRPr="00000000" w14:paraId="00000607">
      <w:pPr>
        <w:pageBreakBefore w:val="0"/>
        <w:rPr/>
      </w:pPr>
      <w:r w:rsidDel="00000000" w:rsidR="00000000" w:rsidRPr="00000000">
        <w:rPr>
          <w:rtl w:val="0"/>
        </w:rPr>
        <w:t xml:space="preserve">    </w:t>
        <w:tab/>
        <w:t xml:space="preserve">K2[i]=K[i];</w:t>
      </w:r>
    </w:p>
    <w:p w:rsidR="00000000" w:rsidDel="00000000" w:rsidP="00000000" w:rsidRDefault="00000000" w:rsidRPr="00000000" w14:paraId="00000608">
      <w:pPr>
        <w:pageBreakBefore w:val="0"/>
        <w:rPr/>
      </w:pPr>
      <w:r w:rsidDel="00000000" w:rsidR="00000000" w:rsidRPr="00000000">
        <w:rPr>
          <w:rtl w:val="0"/>
        </w:rPr>
        <w:tab/>
        <w:t xml:space="preserve">}</w:t>
      </w:r>
    </w:p>
    <w:p w:rsidR="00000000" w:rsidDel="00000000" w:rsidP="00000000" w:rsidRDefault="00000000" w:rsidRPr="00000000" w14:paraId="00000609">
      <w:pPr>
        <w:pageBreakBefore w:val="0"/>
        <w:rPr/>
      </w:pPr>
      <w:r w:rsidDel="00000000" w:rsidR="00000000" w:rsidRPr="00000000">
        <w:rPr>
          <w:rtl w:val="0"/>
        </w:rPr>
        <w:t xml:space="preserve">    for(j=n;j&gt;=0;j--)</w:t>
      </w:r>
    </w:p>
    <w:p w:rsidR="00000000" w:rsidDel="00000000" w:rsidP="00000000" w:rsidRDefault="00000000" w:rsidRPr="00000000" w14:paraId="0000060A">
      <w:pPr>
        <w:pageBreakBefore w:val="0"/>
        <w:rPr/>
      </w:pPr>
      <w:r w:rsidDel="00000000" w:rsidR="00000000" w:rsidRPr="00000000">
        <w:rPr>
          <w:rtl w:val="0"/>
        </w:rPr>
        <w:t xml:space="preserve">    {</w:t>
      </w:r>
    </w:p>
    <w:p w:rsidR="00000000" w:rsidDel="00000000" w:rsidP="00000000" w:rsidRDefault="00000000" w:rsidRPr="00000000" w14:paraId="0000060B">
      <w:pPr>
        <w:pageBreakBefore w:val="0"/>
        <w:rPr/>
      </w:pPr>
      <w:r w:rsidDel="00000000" w:rsidR="00000000" w:rsidRPr="00000000">
        <w:rPr>
          <w:rtl w:val="0"/>
        </w:rPr>
        <w:tab/>
        <w:tab/>
        <w:t xml:space="preserve">for(i=0;i&lt;j;i++)</w:t>
      </w:r>
    </w:p>
    <w:p w:rsidR="00000000" w:rsidDel="00000000" w:rsidP="00000000" w:rsidRDefault="00000000" w:rsidRPr="00000000" w14:paraId="0000060C">
      <w:pPr>
        <w:pageBreakBefore w:val="0"/>
        <w:rPr/>
      </w:pPr>
      <w:r w:rsidDel="00000000" w:rsidR="00000000" w:rsidRPr="00000000">
        <w:rPr>
          <w:rtl w:val="0"/>
        </w:rPr>
        <w:tab/>
        <w:tab/>
        <w:t xml:space="preserve">{</w:t>
      </w:r>
    </w:p>
    <w:p w:rsidR="00000000" w:rsidDel="00000000" w:rsidP="00000000" w:rsidRDefault="00000000" w:rsidRPr="00000000" w14:paraId="0000060D">
      <w:pPr>
        <w:pageBreakBefore w:val="0"/>
        <w:rPr/>
      </w:pPr>
      <w:r w:rsidDel="00000000" w:rsidR="00000000" w:rsidRPr="00000000">
        <w:rPr>
          <w:rtl w:val="0"/>
        </w:rPr>
        <w:tab/>
        <w:tab/>
        <w:tab/>
        <w:t xml:space="preserve">if(K2[i].CPA&lt;K2[i+1].CPA)</w:t>
      </w:r>
    </w:p>
    <w:p w:rsidR="00000000" w:rsidDel="00000000" w:rsidP="00000000" w:rsidRDefault="00000000" w:rsidRPr="00000000" w14:paraId="0000060E">
      <w:pPr>
        <w:pageBreakBefore w:val="0"/>
        <w:rPr/>
      </w:pPr>
      <w:r w:rsidDel="00000000" w:rsidR="00000000" w:rsidRPr="00000000">
        <w:rPr>
          <w:rtl w:val="0"/>
        </w:rPr>
        <w:tab/>
        <w:tab/>
        <w:tab/>
        <w:t xml:space="preserve">{</w:t>
      </w:r>
    </w:p>
    <w:p w:rsidR="00000000" w:rsidDel="00000000" w:rsidP="00000000" w:rsidRDefault="00000000" w:rsidRPr="00000000" w14:paraId="0000060F">
      <w:pPr>
        <w:pageBreakBefore w:val="0"/>
        <w:rPr/>
      </w:pPr>
      <w:r w:rsidDel="00000000" w:rsidR="00000000" w:rsidRPr="00000000">
        <w:rPr>
          <w:rtl w:val="0"/>
        </w:rPr>
        <w:tab/>
        <w:tab/>
        <w:tab/>
        <w:tab/>
        <w:t xml:space="preserve">a=K2[i];</w:t>
      </w:r>
    </w:p>
    <w:p w:rsidR="00000000" w:rsidDel="00000000" w:rsidP="00000000" w:rsidRDefault="00000000" w:rsidRPr="00000000" w14:paraId="00000610">
      <w:pPr>
        <w:pageBreakBefore w:val="0"/>
        <w:rPr/>
      </w:pPr>
      <w:r w:rsidDel="00000000" w:rsidR="00000000" w:rsidRPr="00000000">
        <w:rPr>
          <w:rtl w:val="0"/>
        </w:rPr>
        <w:tab/>
        <w:tab/>
        <w:tab/>
        <w:tab/>
        <w:t xml:space="preserve">K2[i]=K2[i+1];</w:t>
      </w:r>
    </w:p>
    <w:p w:rsidR="00000000" w:rsidDel="00000000" w:rsidP="00000000" w:rsidRDefault="00000000" w:rsidRPr="00000000" w14:paraId="00000611">
      <w:pPr>
        <w:pageBreakBefore w:val="0"/>
        <w:rPr/>
      </w:pPr>
      <w:r w:rsidDel="00000000" w:rsidR="00000000" w:rsidRPr="00000000">
        <w:rPr>
          <w:rtl w:val="0"/>
        </w:rPr>
        <w:tab/>
        <w:tab/>
        <w:tab/>
        <w:tab/>
        <w:t xml:space="preserve">K2[i+1]=a;</w:t>
      </w:r>
    </w:p>
    <w:p w:rsidR="00000000" w:rsidDel="00000000" w:rsidP="00000000" w:rsidRDefault="00000000" w:rsidRPr="00000000" w14:paraId="00000612">
      <w:pPr>
        <w:pageBreakBefore w:val="0"/>
        <w:rPr/>
      </w:pPr>
      <w:r w:rsidDel="00000000" w:rsidR="00000000" w:rsidRPr="00000000">
        <w:rPr>
          <w:rtl w:val="0"/>
        </w:rPr>
        <w:tab/>
        <w:tab/>
        <w:tab/>
        <w:tab/>
      </w:r>
    </w:p>
    <w:p w:rsidR="00000000" w:rsidDel="00000000" w:rsidP="00000000" w:rsidRDefault="00000000" w:rsidRPr="00000000" w14:paraId="00000613">
      <w:pPr>
        <w:pageBreakBefore w:val="0"/>
        <w:rPr/>
      </w:pPr>
      <w:r w:rsidDel="00000000" w:rsidR="00000000" w:rsidRPr="00000000">
        <w:rPr>
          <w:rtl w:val="0"/>
        </w:rPr>
        <w:tab/>
        <w:tab/>
        <w:tab/>
        <w:t xml:space="preserve">}</w:t>
      </w:r>
    </w:p>
    <w:p w:rsidR="00000000" w:rsidDel="00000000" w:rsidP="00000000" w:rsidRDefault="00000000" w:rsidRPr="00000000" w14:paraId="00000614">
      <w:pPr>
        <w:pageBreakBefore w:val="0"/>
        <w:rPr/>
      </w:pPr>
      <w:r w:rsidDel="00000000" w:rsidR="00000000" w:rsidRPr="00000000">
        <w:rPr>
          <w:rtl w:val="0"/>
        </w:rPr>
        <w:tab/>
        <w:tab/>
        <w:t xml:space="preserve">}</w:t>
      </w:r>
    </w:p>
    <w:p w:rsidR="00000000" w:rsidDel="00000000" w:rsidP="00000000" w:rsidRDefault="00000000" w:rsidRPr="00000000" w14:paraId="00000615">
      <w:pPr>
        <w:pageBreakBefore w:val="0"/>
        <w:rPr/>
      </w:pPr>
      <w:r w:rsidDel="00000000" w:rsidR="00000000" w:rsidRPr="00000000">
        <w:rPr>
          <w:rtl w:val="0"/>
        </w:rPr>
        <w:tab/>
        <w:t xml:space="preserve">}</w:t>
      </w:r>
    </w:p>
    <w:p w:rsidR="00000000" w:rsidDel="00000000" w:rsidP="00000000" w:rsidRDefault="00000000" w:rsidRPr="00000000" w14:paraId="00000616">
      <w:pPr>
        <w:pageBreakBefore w:val="0"/>
        <w:rPr/>
      </w:pPr>
      <w:r w:rsidDel="00000000" w:rsidR="00000000" w:rsidRPr="00000000">
        <w:rPr>
          <w:rtl w:val="0"/>
        </w:rPr>
        <w:t xml:space="preserve">    </w:t>
      </w:r>
    </w:p>
    <w:p w:rsidR="00000000" w:rsidDel="00000000" w:rsidP="00000000" w:rsidRDefault="00000000" w:rsidRPr="00000000" w14:paraId="00000617">
      <w:pPr>
        <w:pageBreakBefore w:val="0"/>
        <w:rPr/>
      </w:pPr>
      <w:r w:rsidDel="00000000" w:rsidR="00000000" w:rsidRPr="00000000">
        <w:rPr>
          <w:rtl w:val="0"/>
        </w:rPr>
        <w:t xml:space="preserve">    printf("%-10s | %-20s | %-10s | %-10s  | %5s\n","STT","Ten","Que Quan","MSSV","CPA");</w:t>
      </w:r>
    </w:p>
    <w:p w:rsidR="00000000" w:rsidDel="00000000" w:rsidP="00000000" w:rsidRDefault="00000000" w:rsidRPr="00000000" w14:paraId="00000618">
      <w:pPr>
        <w:pageBreakBefore w:val="0"/>
        <w:rPr/>
      </w:pPr>
      <w:r w:rsidDel="00000000" w:rsidR="00000000" w:rsidRPr="00000000">
        <w:rPr>
          <w:rtl w:val="0"/>
        </w:rPr>
        <w:t xml:space="preserve">    for(i=0;i&lt;n;i++)</w:t>
      </w:r>
    </w:p>
    <w:p w:rsidR="00000000" w:rsidDel="00000000" w:rsidP="00000000" w:rsidRDefault="00000000" w:rsidRPr="00000000" w14:paraId="00000619">
      <w:pPr>
        <w:pageBreakBefore w:val="0"/>
        <w:rPr/>
      </w:pPr>
      <w:r w:rsidDel="00000000" w:rsidR="00000000" w:rsidRPr="00000000">
        <w:rPr>
          <w:rtl w:val="0"/>
        </w:rPr>
        <w:t xml:space="preserve">    {</w:t>
        <w:tab/>
      </w:r>
    </w:p>
    <w:p w:rsidR="00000000" w:rsidDel="00000000" w:rsidP="00000000" w:rsidRDefault="00000000" w:rsidRPr="00000000" w14:paraId="0000061A">
      <w:pPr>
        <w:pageBreakBefore w:val="0"/>
        <w:rPr/>
      </w:pPr>
      <w:r w:rsidDel="00000000" w:rsidR="00000000" w:rsidRPr="00000000">
        <w:rPr>
          <w:rtl w:val="0"/>
        </w:rPr>
        <w:tab/>
        <w:t xml:space="preserve">  printf("\n");</w:t>
      </w:r>
    </w:p>
    <w:p w:rsidR="00000000" w:rsidDel="00000000" w:rsidP="00000000" w:rsidRDefault="00000000" w:rsidRPr="00000000" w14:paraId="0000061B">
      <w:pPr>
        <w:pageBreakBefore w:val="0"/>
        <w:rPr/>
      </w:pPr>
      <w:r w:rsidDel="00000000" w:rsidR="00000000" w:rsidRPr="00000000">
        <w:rPr>
          <w:rtl w:val="0"/>
        </w:rPr>
        <w:t xml:space="preserve">      printf("%-10d | %-20s | %-10s | %-10s  | %5.2f",i+1,K2[i].ten,K2[i].quequan,K2[i].mssv,K2[i].CPA); </w:t>
      </w:r>
    </w:p>
    <w:p w:rsidR="00000000" w:rsidDel="00000000" w:rsidP="00000000" w:rsidRDefault="00000000" w:rsidRPr="00000000" w14:paraId="0000061C">
      <w:pPr>
        <w:pageBreakBefore w:val="0"/>
        <w:rPr/>
      </w:pPr>
      <w:r w:rsidDel="00000000" w:rsidR="00000000" w:rsidRPr="00000000">
        <w:rPr>
          <w:rtl w:val="0"/>
        </w:rPr>
        <w:t xml:space="preserve">    } </w:t>
      </w:r>
    </w:p>
    <w:p w:rsidR="00000000" w:rsidDel="00000000" w:rsidP="00000000" w:rsidRDefault="00000000" w:rsidRPr="00000000" w14:paraId="0000061D">
      <w:pPr>
        <w:pageBreakBefore w:val="0"/>
        <w:rPr/>
      </w:pPr>
      <w:r w:rsidDel="00000000" w:rsidR="00000000" w:rsidRPr="00000000">
        <w:rPr>
          <w:rtl w:val="0"/>
        </w:rPr>
        <w:t xml:space="preserve">}</w:t>
        <w:tab/>
      </w:r>
    </w:p>
    <w:p w:rsidR="00000000" w:rsidDel="00000000" w:rsidP="00000000" w:rsidRDefault="00000000" w:rsidRPr="00000000" w14:paraId="0000061E">
      <w:pPr>
        <w:pageBreakBefore w:val="0"/>
        <w:rPr/>
      </w:pPr>
      <w:r w:rsidDel="00000000" w:rsidR="00000000" w:rsidRPr="00000000">
        <w:rPr>
          <w:rtl w:val="0"/>
        </w:rPr>
      </w:r>
    </w:p>
    <w:p w:rsidR="00000000" w:rsidDel="00000000" w:rsidP="00000000" w:rsidRDefault="00000000" w:rsidRPr="00000000" w14:paraId="0000061F">
      <w:pPr>
        <w:pageBreakBefore w:val="0"/>
        <w:rPr/>
      </w:pPr>
      <w:r w:rsidDel="00000000" w:rsidR="00000000" w:rsidRPr="00000000">
        <w:rPr>
          <w:rtl w:val="0"/>
        </w:rPr>
        <w:t xml:space="preserve">int main()</w:t>
      </w:r>
    </w:p>
    <w:p w:rsidR="00000000" w:rsidDel="00000000" w:rsidP="00000000" w:rsidRDefault="00000000" w:rsidRPr="00000000" w14:paraId="00000620">
      <w:pPr>
        <w:pageBreakBefore w:val="0"/>
        <w:rPr/>
      </w:pPr>
      <w:r w:rsidDel="00000000" w:rsidR="00000000" w:rsidRPr="00000000">
        <w:rPr>
          <w:rtl w:val="0"/>
        </w:rPr>
        <w:t xml:space="preserve">{</w:t>
      </w:r>
    </w:p>
    <w:p w:rsidR="00000000" w:rsidDel="00000000" w:rsidP="00000000" w:rsidRDefault="00000000" w:rsidRPr="00000000" w14:paraId="00000621">
      <w:pPr>
        <w:pageBreakBefore w:val="0"/>
        <w:rPr/>
      </w:pPr>
      <w:r w:rsidDel="00000000" w:rsidR="00000000" w:rsidRPr="00000000">
        <w:rPr>
          <w:rtl w:val="0"/>
        </w:rPr>
        <w:tab/>
        <w:t xml:space="preserve">SV K[100];</w:t>
      </w:r>
    </w:p>
    <w:p w:rsidR="00000000" w:rsidDel="00000000" w:rsidP="00000000" w:rsidRDefault="00000000" w:rsidRPr="00000000" w14:paraId="00000622">
      <w:pPr>
        <w:pageBreakBefore w:val="0"/>
        <w:rPr/>
      </w:pPr>
      <w:r w:rsidDel="00000000" w:rsidR="00000000" w:rsidRPr="00000000">
        <w:rPr>
          <w:rtl w:val="0"/>
        </w:rPr>
        <w:t xml:space="preserve">   </w:t>
      </w:r>
    </w:p>
    <w:p w:rsidR="00000000" w:rsidDel="00000000" w:rsidP="00000000" w:rsidRDefault="00000000" w:rsidRPr="00000000" w14:paraId="00000623">
      <w:pPr>
        <w:pageBreakBefore w:val="0"/>
        <w:rPr/>
      </w:pPr>
      <w:r w:rsidDel="00000000" w:rsidR="00000000" w:rsidRPr="00000000">
        <w:rPr>
          <w:rtl w:val="0"/>
        </w:rPr>
        <w:t xml:space="preserve">   int j=0,n=0,m = 0;</w:t>
      </w:r>
    </w:p>
    <w:p w:rsidR="00000000" w:rsidDel="00000000" w:rsidP="00000000" w:rsidRDefault="00000000" w:rsidRPr="00000000" w14:paraId="00000624">
      <w:pPr>
        <w:pageBreakBefore w:val="0"/>
        <w:rPr/>
      </w:pPr>
      <w:r w:rsidDel="00000000" w:rsidR="00000000" w:rsidRPr="00000000">
        <w:rPr>
          <w:rtl w:val="0"/>
        </w:rPr>
        <w:t xml:space="preserve">   </w:t>
      </w:r>
    </w:p>
    <w:p w:rsidR="00000000" w:rsidDel="00000000" w:rsidP="00000000" w:rsidRDefault="00000000" w:rsidRPr="00000000" w14:paraId="00000625">
      <w:pPr>
        <w:pageBreakBefore w:val="0"/>
        <w:rPr/>
      </w:pPr>
      <w:r w:rsidDel="00000000" w:rsidR="00000000" w:rsidRPr="00000000">
        <w:rPr>
          <w:rtl w:val="0"/>
        </w:rPr>
        <w:t xml:space="preserve">   while(m != 6)</w:t>
      </w:r>
    </w:p>
    <w:p w:rsidR="00000000" w:rsidDel="00000000" w:rsidP="00000000" w:rsidRDefault="00000000" w:rsidRPr="00000000" w14:paraId="00000626">
      <w:pPr>
        <w:pageBreakBefore w:val="0"/>
        <w:rPr/>
      </w:pPr>
      <w:r w:rsidDel="00000000" w:rsidR="00000000" w:rsidRPr="00000000">
        <w:rPr>
          <w:rtl w:val="0"/>
        </w:rPr>
        <w:t xml:space="preserve">   {</w:t>
      </w:r>
    </w:p>
    <w:p w:rsidR="00000000" w:rsidDel="00000000" w:rsidP="00000000" w:rsidRDefault="00000000" w:rsidRPr="00000000" w14:paraId="00000627">
      <w:pPr>
        <w:pageBreakBefore w:val="0"/>
        <w:rPr/>
      </w:pPr>
      <w:r w:rsidDel="00000000" w:rsidR="00000000" w:rsidRPr="00000000">
        <w:rPr>
          <w:rtl w:val="0"/>
        </w:rPr>
        <w:t xml:space="preserve">   printf("MENU\n1. Nhap thong tin sinh vien.\n2. In ra thong tin sinh vien.\n3.Tim kiem thong tin sinh vien qua mssv.\n4.Tim kiem thong tin sinh vien qua quequan.\n5.In ra bang xep hang CPA tu cao den thap .\n6.Thoat chuong trinh.\n"); </w:t>
      </w:r>
    </w:p>
    <w:p w:rsidR="00000000" w:rsidDel="00000000" w:rsidP="00000000" w:rsidRDefault="00000000" w:rsidRPr="00000000" w14:paraId="00000628">
      <w:pPr>
        <w:pageBreakBefore w:val="0"/>
        <w:rPr/>
      </w:pPr>
      <w:r w:rsidDel="00000000" w:rsidR="00000000" w:rsidRPr="00000000">
        <w:rPr>
          <w:rtl w:val="0"/>
        </w:rPr>
        <w:t xml:space="preserve">   scanf("%d",&amp;m);</w:t>
      </w:r>
    </w:p>
    <w:p w:rsidR="00000000" w:rsidDel="00000000" w:rsidP="00000000" w:rsidRDefault="00000000" w:rsidRPr="00000000" w14:paraId="00000629">
      <w:pPr>
        <w:pageBreakBefore w:val="0"/>
        <w:rPr/>
      </w:pPr>
      <w:r w:rsidDel="00000000" w:rsidR="00000000" w:rsidRPr="00000000">
        <w:rPr>
          <w:rtl w:val="0"/>
        </w:rPr>
        <w:t xml:space="preserve">   switch (m)</w:t>
      </w:r>
    </w:p>
    <w:p w:rsidR="00000000" w:rsidDel="00000000" w:rsidP="00000000" w:rsidRDefault="00000000" w:rsidRPr="00000000" w14:paraId="0000062A">
      <w:pPr>
        <w:pageBreakBefore w:val="0"/>
        <w:rPr/>
      </w:pPr>
      <w:r w:rsidDel="00000000" w:rsidR="00000000" w:rsidRPr="00000000">
        <w:rPr>
          <w:rtl w:val="0"/>
        </w:rPr>
        <w:t xml:space="preserve">   {</w:t>
      </w:r>
    </w:p>
    <w:p w:rsidR="00000000" w:rsidDel="00000000" w:rsidP="00000000" w:rsidRDefault="00000000" w:rsidRPr="00000000" w14:paraId="0000062B">
      <w:pPr>
        <w:pageBreakBefore w:val="0"/>
        <w:rPr/>
      </w:pPr>
      <w:r w:rsidDel="00000000" w:rsidR="00000000" w:rsidRPr="00000000">
        <w:rPr>
          <w:rtl w:val="0"/>
        </w:rPr>
        <w:t xml:space="preserve">   case 1:</w:t>
      </w:r>
    </w:p>
    <w:p w:rsidR="00000000" w:rsidDel="00000000" w:rsidP="00000000" w:rsidRDefault="00000000" w:rsidRPr="00000000" w14:paraId="0000062C">
      <w:pPr>
        <w:pageBreakBefore w:val="0"/>
        <w:rPr/>
      </w:pPr>
      <w:r w:rsidDel="00000000" w:rsidR="00000000" w:rsidRPr="00000000">
        <w:rPr>
          <w:rtl w:val="0"/>
        </w:rPr>
        <w:t xml:space="preserve">   </w:t>
        <w:tab/>
        <w:t xml:space="preserve">if(n==0)</w:t>
      </w:r>
    </w:p>
    <w:p w:rsidR="00000000" w:rsidDel="00000000" w:rsidP="00000000" w:rsidRDefault="00000000" w:rsidRPr="00000000" w14:paraId="0000062D">
      <w:pPr>
        <w:pageBreakBefore w:val="0"/>
        <w:rPr/>
      </w:pPr>
      <w:r w:rsidDel="00000000" w:rsidR="00000000" w:rsidRPr="00000000">
        <w:rPr>
          <w:rtl w:val="0"/>
        </w:rPr>
        <w:t xml:space="preserve">       {</w:t>
      </w:r>
    </w:p>
    <w:p w:rsidR="00000000" w:rsidDel="00000000" w:rsidP="00000000" w:rsidRDefault="00000000" w:rsidRPr="00000000" w14:paraId="0000062E">
      <w:pPr>
        <w:pageBreakBefore w:val="0"/>
        <w:rPr/>
      </w:pPr>
      <w:r w:rsidDel="00000000" w:rsidR="00000000" w:rsidRPr="00000000">
        <w:rPr>
          <w:rtl w:val="0"/>
        </w:rPr>
        <w:t xml:space="preserve">       </w:t>
        <w:tab/>
        <w:t xml:space="preserve">j=0;</w:t>
      </w:r>
    </w:p>
    <w:p w:rsidR="00000000" w:rsidDel="00000000" w:rsidP="00000000" w:rsidRDefault="00000000" w:rsidRPr="00000000" w14:paraId="0000062F">
      <w:pPr>
        <w:pageBreakBefore w:val="0"/>
        <w:rPr/>
      </w:pPr>
      <w:r w:rsidDel="00000000" w:rsidR="00000000" w:rsidRPr="00000000">
        <w:rPr>
          <w:rtl w:val="0"/>
        </w:rPr>
        <w:t xml:space="preserve">   </w:t>
        <w:tab/>
        <w:t xml:space="preserve">   printf("Nhap so sinh vien : ");</w:t>
      </w:r>
    </w:p>
    <w:p w:rsidR="00000000" w:rsidDel="00000000" w:rsidP="00000000" w:rsidRDefault="00000000" w:rsidRPr="00000000" w14:paraId="00000630">
      <w:pPr>
        <w:pageBreakBefore w:val="0"/>
        <w:rPr/>
      </w:pPr>
      <w:r w:rsidDel="00000000" w:rsidR="00000000" w:rsidRPr="00000000">
        <w:rPr>
          <w:rtl w:val="0"/>
        </w:rPr>
        <w:tab/>
        <w:t xml:space="preserve">   scanf("%d",&amp;n);</w:t>
      </w:r>
    </w:p>
    <w:p w:rsidR="00000000" w:rsidDel="00000000" w:rsidP="00000000" w:rsidRDefault="00000000" w:rsidRPr="00000000" w14:paraId="00000631">
      <w:pPr>
        <w:pageBreakBefore w:val="0"/>
        <w:rPr/>
      </w:pPr>
      <w:r w:rsidDel="00000000" w:rsidR="00000000" w:rsidRPr="00000000">
        <w:rPr>
          <w:rtl w:val="0"/>
        </w:rPr>
        <w:tab/>
        <w:t xml:space="preserve">   nhap(K,n);</w:t>
      </w:r>
    </w:p>
    <w:p w:rsidR="00000000" w:rsidDel="00000000" w:rsidP="00000000" w:rsidRDefault="00000000" w:rsidRPr="00000000" w14:paraId="00000632">
      <w:pPr>
        <w:pageBreakBefore w:val="0"/>
        <w:rPr/>
      </w:pPr>
      <w:r w:rsidDel="00000000" w:rsidR="00000000" w:rsidRPr="00000000">
        <w:rPr>
          <w:rtl w:val="0"/>
        </w:rPr>
        <w:t xml:space="preserve">       }</w:t>
      </w:r>
    </w:p>
    <w:p w:rsidR="00000000" w:rsidDel="00000000" w:rsidP="00000000" w:rsidRDefault="00000000" w:rsidRPr="00000000" w14:paraId="00000633">
      <w:pPr>
        <w:pageBreakBefore w:val="0"/>
        <w:rPr/>
      </w:pPr>
      <w:r w:rsidDel="00000000" w:rsidR="00000000" w:rsidRPr="00000000">
        <w:rPr>
          <w:rtl w:val="0"/>
        </w:rPr>
        <w:tab/>
        <w:t xml:space="preserve">else</w:t>
      </w:r>
    </w:p>
    <w:p w:rsidR="00000000" w:rsidDel="00000000" w:rsidP="00000000" w:rsidRDefault="00000000" w:rsidRPr="00000000" w14:paraId="00000634">
      <w:pPr>
        <w:pageBreakBefore w:val="0"/>
        <w:rPr/>
      </w:pPr>
      <w:r w:rsidDel="00000000" w:rsidR="00000000" w:rsidRPr="00000000">
        <w:rPr>
          <w:rtl w:val="0"/>
        </w:rPr>
        <w:tab/>
        <w:t xml:space="preserve">   {</w:t>
      </w:r>
    </w:p>
    <w:p w:rsidR="00000000" w:rsidDel="00000000" w:rsidP="00000000" w:rsidRDefault="00000000" w:rsidRPr="00000000" w14:paraId="00000635">
      <w:pPr>
        <w:pageBreakBefore w:val="0"/>
        <w:rPr/>
      </w:pPr>
      <w:r w:rsidDel="00000000" w:rsidR="00000000" w:rsidRPr="00000000">
        <w:rPr>
          <w:rtl w:val="0"/>
        </w:rPr>
        <w:tab/>
        <w:t xml:space="preserve">   printf("Nhap so sinh vien muon nhap them :\n");</w:t>
      </w:r>
    </w:p>
    <w:p w:rsidR="00000000" w:rsidDel="00000000" w:rsidP="00000000" w:rsidRDefault="00000000" w:rsidRPr="00000000" w14:paraId="00000636">
      <w:pPr>
        <w:pageBreakBefore w:val="0"/>
        <w:rPr/>
      </w:pPr>
      <w:r w:rsidDel="00000000" w:rsidR="00000000" w:rsidRPr="00000000">
        <w:rPr>
          <w:rtl w:val="0"/>
        </w:rPr>
        <w:tab/>
        <w:t xml:space="preserve">   scanf("%d",&amp;j);</w:t>
      </w:r>
    </w:p>
    <w:p w:rsidR="00000000" w:rsidDel="00000000" w:rsidP="00000000" w:rsidRDefault="00000000" w:rsidRPr="00000000" w14:paraId="00000637">
      <w:pPr>
        <w:pageBreakBefore w:val="0"/>
        <w:rPr/>
      </w:pPr>
      <w:r w:rsidDel="00000000" w:rsidR="00000000" w:rsidRPr="00000000">
        <w:rPr>
          <w:rtl w:val="0"/>
        </w:rPr>
        <w:tab/>
        <w:t xml:space="preserve">   n+=j;</w:t>
      </w:r>
    </w:p>
    <w:p w:rsidR="00000000" w:rsidDel="00000000" w:rsidP="00000000" w:rsidRDefault="00000000" w:rsidRPr="00000000" w14:paraId="00000638">
      <w:pPr>
        <w:pageBreakBefore w:val="0"/>
        <w:rPr/>
      </w:pPr>
      <w:r w:rsidDel="00000000" w:rsidR="00000000" w:rsidRPr="00000000">
        <w:rPr>
          <w:rtl w:val="0"/>
        </w:rPr>
        <w:tab/>
        <w:t xml:space="preserve">   nhapthem(K,n,j);</w:t>
      </w:r>
    </w:p>
    <w:p w:rsidR="00000000" w:rsidDel="00000000" w:rsidP="00000000" w:rsidRDefault="00000000" w:rsidRPr="00000000" w14:paraId="00000639">
      <w:pPr>
        <w:pageBreakBefore w:val="0"/>
        <w:rPr/>
      </w:pPr>
      <w:r w:rsidDel="00000000" w:rsidR="00000000" w:rsidRPr="00000000">
        <w:rPr>
          <w:rtl w:val="0"/>
        </w:rPr>
        <w:tab/>
        <w:t xml:space="preserve">   }</w:t>
      </w:r>
    </w:p>
    <w:p w:rsidR="00000000" w:rsidDel="00000000" w:rsidP="00000000" w:rsidRDefault="00000000" w:rsidRPr="00000000" w14:paraId="0000063A">
      <w:pPr>
        <w:pageBreakBefore w:val="0"/>
        <w:rPr/>
      </w:pPr>
      <w:r w:rsidDel="00000000" w:rsidR="00000000" w:rsidRPr="00000000">
        <w:rPr>
          <w:rtl w:val="0"/>
        </w:rPr>
        <w:t xml:space="preserve">       while(n&lt;=0)</w:t>
      </w:r>
    </w:p>
    <w:p w:rsidR="00000000" w:rsidDel="00000000" w:rsidP="00000000" w:rsidRDefault="00000000" w:rsidRPr="00000000" w14:paraId="0000063B">
      <w:pPr>
        <w:pageBreakBefore w:val="0"/>
        <w:rPr/>
      </w:pPr>
      <w:r w:rsidDel="00000000" w:rsidR="00000000" w:rsidRPr="00000000">
        <w:rPr>
          <w:rtl w:val="0"/>
        </w:rPr>
        <w:tab/>
        <w:t xml:space="preserve">   {</w:t>
      </w:r>
    </w:p>
    <w:p w:rsidR="00000000" w:rsidDel="00000000" w:rsidP="00000000" w:rsidRDefault="00000000" w:rsidRPr="00000000" w14:paraId="0000063C">
      <w:pPr>
        <w:pageBreakBefore w:val="0"/>
        <w:rPr/>
      </w:pPr>
      <w:r w:rsidDel="00000000" w:rsidR="00000000" w:rsidRPr="00000000">
        <w:rPr>
          <w:rtl w:val="0"/>
        </w:rPr>
        <w:t xml:space="preserve">           printf("So sinh vien khong nho hon 0\nNhap lai n = ");</w:t>
      </w:r>
    </w:p>
    <w:p w:rsidR="00000000" w:rsidDel="00000000" w:rsidP="00000000" w:rsidRDefault="00000000" w:rsidRPr="00000000" w14:paraId="0000063D">
      <w:pPr>
        <w:pageBreakBefore w:val="0"/>
        <w:rPr/>
      </w:pPr>
      <w:r w:rsidDel="00000000" w:rsidR="00000000" w:rsidRPr="00000000">
        <w:rPr>
          <w:rtl w:val="0"/>
        </w:rPr>
        <w:t xml:space="preserve">           scanf("%d",&amp;n);</w:t>
      </w:r>
    </w:p>
    <w:p w:rsidR="00000000" w:rsidDel="00000000" w:rsidP="00000000" w:rsidRDefault="00000000" w:rsidRPr="00000000" w14:paraId="0000063E">
      <w:pPr>
        <w:pageBreakBefore w:val="0"/>
        <w:rPr/>
      </w:pPr>
      <w:r w:rsidDel="00000000" w:rsidR="00000000" w:rsidRPr="00000000">
        <w:rPr>
          <w:rtl w:val="0"/>
        </w:rPr>
        <w:t xml:space="preserve">       }</w:t>
      </w:r>
    </w:p>
    <w:p w:rsidR="00000000" w:rsidDel="00000000" w:rsidP="00000000" w:rsidRDefault="00000000" w:rsidRPr="00000000" w14:paraId="0000063F">
      <w:pPr>
        <w:pageBreakBefore w:val="0"/>
        <w:rPr/>
      </w:pPr>
      <w:r w:rsidDel="00000000" w:rsidR="00000000" w:rsidRPr="00000000">
        <w:rPr>
          <w:rtl w:val="0"/>
        </w:rPr>
        <w:t xml:space="preserve">       </w:t>
      </w:r>
    </w:p>
    <w:p w:rsidR="00000000" w:rsidDel="00000000" w:rsidP="00000000" w:rsidRDefault="00000000" w:rsidRPr="00000000" w14:paraId="00000640">
      <w:pPr>
        <w:pageBreakBefore w:val="0"/>
        <w:rPr/>
      </w:pPr>
      <w:r w:rsidDel="00000000" w:rsidR="00000000" w:rsidRPr="00000000">
        <w:rPr>
          <w:rtl w:val="0"/>
        </w:rPr>
        <w:t xml:space="preserve">       break;</w:t>
      </w:r>
    </w:p>
    <w:p w:rsidR="00000000" w:rsidDel="00000000" w:rsidP="00000000" w:rsidRDefault="00000000" w:rsidRPr="00000000" w14:paraId="00000641">
      <w:pPr>
        <w:pageBreakBefore w:val="0"/>
        <w:rPr/>
      </w:pPr>
      <w:r w:rsidDel="00000000" w:rsidR="00000000" w:rsidRPr="00000000">
        <w:rPr>
          <w:rtl w:val="0"/>
        </w:rPr>
        <w:t xml:space="preserve">   case 2:</w:t>
      </w:r>
    </w:p>
    <w:p w:rsidR="00000000" w:rsidDel="00000000" w:rsidP="00000000" w:rsidRDefault="00000000" w:rsidRPr="00000000" w14:paraId="00000642">
      <w:pPr>
        <w:pageBreakBefore w:val="0"/>
        <w:rPr/>
      </w:pPr>
      <w:r w:rsidDel="00000000" w:rsidR="00000000" w:rsidRPr="00000000">
        <w:rPr>
          <w:rtl w:val="0"/>
        </w:rPr>
        <w:t xml:space="preserve">   if(n == 0){</w:t>
      </w:r>
    </w:p>
    <w:p w:rsidR="00000000" w:rsidDel="00000000" w:rsidP="00000000" w:rsidRDefault="00000000" w:rsidRPr="00000000" w14:paraId="00000643">
      <w:pPr>
        <w:pageBreakBefore w:val="0"/>
        <w:rPr/>
      </w:pPr>
      <w:r w:rsidDel="00000000" w:rsidR="00000000" w:rsidRPr="00000000">
        <w:rPr>
          <w:rtl w:val="0"/>
        </w:rPr>
        <w:t xml:space="preserve">       printf("Nhap 1\n");</w:t>
      </w:r>
    </w:p>
    <w:p w:rsidR="00000000" w:rsidDel="00000000" w:rsidP="00000000" w:rsidRDefault="00000000" w:rsidRPr="00000000" w14:paraId="00000644">
      <w:pPr>
        <w:pageBreakBefore w:val="0"/>
        <w:rPr/>
      </w:pPr>
      <w:r w:rsidDel="00000000" w:rsidR="00000000" w:rsidRPr="00000000">
        <w:rPr>
          <w:rtl w:val="0"/>
        </w:rPr>
        <w:t xml:space="preserve">   }</w:t>
      </w:r>
    </w:p>
    <w:p w:rsidR="00000000" w:rsidDel="00000000" w:rsidP="00000000" w:rsidRDefault="00000000" w:rsidRPr="00000000" w14:paraId="00000645">
      <w:pPr>
        <w:pageBreakBefore w:val="0"/>
        <w:rPr/>
      </w:pPr>
      <w:r w:rsidDel="00000000" w:rsidR="00000000" w:rsidRPr="00000000">
        <w:rPr>
          <w:rtl w:val="0"/>
        </w:rPr>
        <w:t xml:space="preserve">   else</w:t>
      </w:r>
    </w:p>
    <w:p w:rsidR="00000000" w:rsidDel="00000000" w:rsidP="00000000" w:rsidRDefault="00000000" w:rsidRPr="00000000" w14:paraId="00000646">
      <w:pPr>
        <w:pageBreakBefore w:val="0"/>
        <w:rPr/>
      </w:pPr>
      <w:r w:rsidDel="00000000" w:rsidR="00000000" w:rsidRPr="00000000">
        <w:rPr>
          <w:rtl w:val="0"/>
        </w:rPr>
        <w:t xml:space="preserve">   {</w:t>
      </w:r>
    </w:p>
    <w:p w:rsidR="00000000" w:rsidDel="00000000" w:rsidP="00000000" w:rsidRDefault="00000000" w:rsidRPr="00000000" w14:paraId="00000647">
      <w:pPr>
        <w:pageBreakBefore w:val="0"/>
        <w:rPr/>
      </w:pPr>
      <w:r w:rsidDel="00000000" w:rsidR="00000000" w:rsidRPr="00000000">
        <w:rPr>
          <w:rtl w:val="0"/>
        </w:rPr>
        <w:t xml:space="preserve">       inra(K,n);</w:t>
      </w:r>
    </w:p>
    <w:p w:rsidR="00000000" w:rsidDel="00000000" w:rsidP="00000000" w:rsidRDefault="00000000" w:rsidRPr="00000000" w14:paraId="00000648">
      <w:pPr>
        <w:pageBreakBefore w:val="0"/>
        <w:rPr/>
      </w:pPr>
      <w:r w:rsidDel="00000000" w:rsidR="00000000" w:rsidRPr="00000000">
        <w:rPr>
          <w:rtl w:val="0"/>
        </w:rPr>
        <w:t xml:space="preserve">   }</w:t>
      </w:r>
    </w:p>
    <w:p w:rsidR="00000000" w:rsidDel="00000000" w:rsidP="00000000" w:rsidRDefault="00000000" w:rsidRPr="00000000" w14:paraId="00000649">
      <w:pPr>
        <w:pageBreakBefore w:val="0"/>
        <w:rPr/>
      </w:pPr>
      <w:r w:rsidDel="00000000" w:rsidR="00000000" w:rsidRPr="00000000">
        <w:rPr>
          <w:rtl w:val="0"/>
        </w:rPr>
        <w:t xml:space="preserve">       break;</w:t>
      </w:r>
    </w:p>
    <w:p w:rsidR="00000000" w:rsidDel="00000000" w:rsidP="00000000" w:rsidRDefault="00000000" w:rsidRPr="00000000" w14:paraId="0000064A">
      <w:pPr>
        <w:pageBreakBefore w:val="0"/>
        <w:rPr/>
      </w:pPr>
      <w:r w:rsidDel="00000000" w:rsidR="00000000" w:rsidRPr="00000000">
        <w:rPr>
          <w:rtl w:val="0"/>
        </w:rPr>
        <w:t xml:space="preserve">   case 3:</w:t>
      </w:r>
    </w:p>
    <w:p w:rsidR="00000000" w:rsidDel="00000000" w:rsidP="00000000" w:rsidRDefault="00000000" w:rsidRPr="00000000" w14:paraId="0000064B">
      <w:pPr>
        <w:pageBreakBefore w:val="0"/>
        <w:rPr/>
      </w:pPr>
      <w:r w:rsidDel="00000000" w:rsidR="00000000" w:rsidRPr="00000000">
        <w:rPr>
          <w:rtl w:val="0"/>
        </w:rPr>
        <w:t xml:space="preserve">      </w:t>
      </w:r>
    </w:p>
    <w:p w:rsidR="00000000" w:rsidDel="00000000" w:rsidP="00000000" w:rsidRDefault="00000000" w:rsidRPr="00000000" w14:paraId="0000064C">
      <w:pPr>
        <w:pageBreakBefore w:val="0"/>
        <w:rPr/>
      </w:pPr>
      <w:r w:rsidDel="00000000" w:rsidR="00000000" w:rsidRPr="00000000">
        <w:rPr>
          <w:rtl w:val="0"/>
        </w:rPr>
        <w:t xml:space="preserve">       tracuu(K,n);</w:t>
      </w:r>
    </w:p>
    <w:p w:rsidR="00000000" w:rsidDel="00000000" w:rsidP="00000000" w:rsidRDefault="00000000" w:rsidRPr="00000000" w14:paraId="0000064D">
      <w:pPr>
        <w:pageBreakBefore w:val="0"/>
        <w:rPr/>
      </w:pPr>
      <w:r w:rsidDel="00000000" w:rsidR="00000000" w:rsidRPr="00000000">
        <w:rPr>
          <w:rtl w:val="0"/>
        </w:rPr>
        <w:t xml:space="preserve">       break;</w:t>
      </w:r>
    </w:p>
    <w:p w:rsidR="00000000" w:rsidDel="00000000" w:rsidP="00000000" w:rsidRDefault="00000000" w:rsidRPr="00000000" w14:paraId="0000064E">
      <w:pPr>
        <w:pageBreakBefore w:val="0"/>
        <w:rPr/>
      </w:pPr>
      <w:r w:rsidDel="00000000" w:rsidR="00000000" w:rsidRPr="00000000">
        <w:rPr>
          <w:rtl w:val="0"/>
        </w:rPr>
        <w:t xml:space="preserve">    case 4:</w:t>
      </w:r>
    </w:p>
    <w:p w:rsidR="00000000" w:rsidDel="00000000" w:rsidP="00000000" w:rsidRDefault="00000000" w:rsidRPr="00000000" w14:paraId="0000064F">
      <w:pPr>
        <w:pageBreakBefore w:val="0"/>
        <w:rPr/>
      </w:pPr>
      <w:r w:rsidDel="00000000" w:rsidR="00000000" w:rsidRPr="00000000">
        <w:rPr>
          <w:rtl w:val="0"/>
        </w:rPr>
        <w:t xml:space="preserve">       </w:t>
      </w:r>
    </w:p>
    <w:p w:rsidR="00000000" w:rsidDel="00000000" w:rsidP="00000000" w:rsidRDefault="00000000" w:rsidRPr="00000000" w14:paraId="00000650">
      <w:pPr>
        <w:pageBreakBefore w:val="0"/>
        <w:rPr/>
      </w:pPr>
      <w:r w:rsidDel="00000000" w:rsidR="00000000" w:rsidRPr="00000000">
        <w:rPr>
          <w:rtl w:val="0"/>
        </w:rPr>
        <w:t xml:space="preserve">       tracuutheoquequan2(K,n);</w:t>
      </w:r>
    </w:p>
    <w:p w:rsidR="00000000" w:rsidDel="00000000" w:rsidP="00000000" w:rsidRDefault="00000000" w:rsidRPr="00000000" w14:paraId="00000651">
      <w:pPr>
        <w:pageBreakBefore w:val="0"/>
        <w:rPr/>
      </w:pPr>
      <w:r w:rsidDel="00000000" w:rsidR="00000000" w:rsidRPr="00000000">
        <w:rPr>
          <w:rtl w:val="0"/>
        </w:rPr>
        <w:t xml:space="preserve">       break; </w:t>
      </w:r>
    </w:p>
    <w:p w:rsidR="00000000" w:rsidDel="00000000" w:rsidP="00000000" w:rsidRDefault="00000000" w:rsidRPr="00000000" w14:paraId="00000652">
      <w:pPr>
        <w:pageBreakBefore w:val="0"/>
        <w:rPr/>
      </w:pPr>
      <w:r w:rsidDel="00000000" w:rsidR="00000000" w:rsidRPr="00000000">
        <w:rPr>
          <w:rtl w:val="0"/>
        </w:rPr>
        <w:tab/>
        <w:t xml:space="preserve"> case 5:</w:t>
      </w:r>
    </w:p>
    <w:p w:rsidR="00000000" w:rsidDel="00000000" w:rsidP="00000000" w:rsidRDefault="00000000" w:rsidRPr="00000000" w14:paraId="00000653">
      <w:pPr>
        <w:pageBreakBefore w:val="0"/>
        <w:rPr/>
      </w:pPr>
      <w:r w:rsidDel="00000000" w:rsidR="00000000" w:rsidRPr="00000000">
        <w:rPr>
          <w:rtl w:val="0"/>
        </w:rPr>
        <w:t xml:space="preserve">       sapxep(K,n);</w:t>
      </w:r>
    </w:p>
    <w:p w:rsidR="00000000" w:rsidDel="00000000" w:rsidP="00000000" w:rsidRDefault="00000000" w:rsidRPr="00000000" w14:paraId="00000654">
      <w:pPr>
        <w:pageBreakBefore w:val="0"/>
        <w:rPr/>
      </w:pPr>
      <w:r w:rsidDel="00000000" w:rsidR="00000000" w:rsidRPr="00000000">
        <w:rPr>
          <w:rtl w:val="0"/>
        </w:rPr>
        <w:t xml:space="preserve">       </w:t>
      </w:r>
    </w:p>
    <w:p w:rsidR="00000000" w:rsidDel="00000000" w:rsidP="00000000" w:rsidRDefault="00000000" w:rsidRPr="00000000" w14:paraId="00000655">
      <w:pPr>
        <w:pageBreakBefore w:val="0"/>
        <w:rPr/>
      </w:pPr>
      <w:r w:rsidDel="00000000" w:rsidR="00000000" w:rsidRPr="00000000">
        <w:rPr>
          <w:rtl w:val="0"/>
        </w:rPr>
        <w:t xml:space="preserve">       break; </w:t>
      </w:r>
    </w:p>
    <w:p w:rsidR="00000000" w:rsidDel="00000000" w:rsidP="00000000" w:rsidRDefault="00000000" w:rsidRPr="00000000" w14:paraId="00000656">
      <w:pPr>
        <w:pageBreakBefore w:val="0"/>
        <w:rPr/>
      </w:pPr>
      <w:r w:rsidDel="00000000" w:rsidR="00000000" w:rsidRPr="00000000">
        <w:rPr>
          <w:rtl w:val="0"/>
        </w:rPr>
        <w:tab/>
        <w:t xml:space="preserve">  case 6:</w:t>
      </w:r>
    </w:p>
    <w:p w:rsidR="00000000" w:rsidDel="00000000" w:rsidP="00000000" w:rsidRDefault="00000000" w:rsidRPr="00000000" w14:paraId="00000657">
      <w:pPr>
        <w:pageBreakBefore w:val="0"/>
        <w:rPr/>
      </w:pPr>
      <w:r w:rsidDel="00000000" w:rsidR="00000000" w:rsidRPr="00000000">
        <w:rPr>
          <w:rtl w:val="0"/>
        </w:rPr>
        <w:t xml:space="preserve">       </w:t>
      </w:r>
    </w:p>
    <w:p w:rsidR="00000000" w:rsidDel="00000000" w:rsidP="00000000" w:rsidRDefault="00000000" w:rsidRPr="00000000" w14:paraId="00000658">
      <w:pPr>
        <w:pageBreakBefore w:val="0"/>
        <w:rPr/>
      </w:pPr>
      <w:r w:rsidDel="00000000" w:rsidR="00000000" w:rsidRPr="00000000">
        <w:rPr>
          <w:rtl w:val="0"/>
        </w:rPr>
        <w:t xml:space="preserve">       printf("Goodbye !");</w:t>
      </w:r>
    </w:p>
    <w:p w:rsidR="00000000" w:rsidDel="00000000" w:rsidP="00000000" w:rsidRDefault="00000000" w:rsidRPr="00000000" w14:paraId="00000659">
      <w:pPr>
        <w:pageBreakBefore w:val="0"/>
        <w:rPr/>
      </w:pPr>
      <w:r w:rsidDel="00000000" w:rsidR="00000000" w:rsidRPr="00000000">
        <w:rPr>
          <w:rtl w:val="0"/>
        </w:rPr>
        <w:t xml:space="preserve">       break;         </w:t>
      </w:r>
    </w:p>
    <w:p w:rsidR="00000000" w:rsidDel="00000000" w:rsidP="00000000" w:rsidRDefault="00000000" w:rsidRPr="00000000" w14:paraId="0000065A">
      <w:pPr>
        <w:pageBreakBefore w:val="0"/>
        <w:rPr/>
      </w:pPr>
      <w:r w:rsidDel="00000000" w:rsidR="00000000" w:rsidRPr="00000000">
        <w:rPr>
          <w:rtl w:val="0"/>
        </w:rPr>
        <w:t xml:space="preserve">   default : printf("........");</w:t>
      </w:r>
    </w:p>
    <w:p w:rsidR="00000000" w:rsidDel="00000000" w:rsidP="00000000" w:rsidRDefault="00000000" w:rsidRPr="00000000" w14:paraId="0000065B">
      <w:pPr>
        <w:pageBreakBefore w:val="0"/>
        <w:rPr/>
      </w:pPr>
      <w:r w:rsidDel="00000000" w:rsidR="00000000" w:rsidRPr="00000000">
        <w:rPr>
          <w:rtl w:val="0"/>
        </w:rPr>
        <w:t xml:space="preserve">   }</w:t>
      </w:r>
    </w:p>
    <w:p w:rsidR="00000000" w:rsidDel="00000000" w:rsidP="00000000" w:rsidRDefault="00000000" w:rsidRPr="00000000" w14:paraId="0000065C">
      <w:pPr>
        <w:pageBreakBefore w:val="0"/>
        <w:rPr/>
      </w:pPr>
      <w:r w:rsidDel="00000000" w:rsidR="00000000" w:rsidRPr="00000000">
        <w:rPr>
          <w:rtl w:val="0"/>
        </w:rPr>
        <w:t xml:space="preserve">   }</w:t>
      </w:r>
    </w:p>
    <w:p w:rsidR="00000000" w:rsidDel="00000000" w:rsidP="00000000" w:rsidRDefault="00000000" w:rsidRPr="00000000" w14:paraId="0000065D">
      <w:pPr>
        <w:pageBreakBefore w:val="0"/>
        <w:rPr/>
      </w:pPr>
      <w:r w:rsidDel="00000000" w:rsidR="00000000" w:rsidRPr="00000000">
        <w:rPr>
          <w:rtl w:val="0"/>
        </w:rPr>
        <w:t xml:space="preserve">}</w:t>
      </w:r>
    </w:p>
    <w:p w:rsidR="00000000" w:rsidDel="00000000" w:rsidP="00000000" w:rsidRDefault="00000000" w:rsidRPr="00000000" w14:paraId="0000065E">
      <w:pPr>
        <w:pageBreakBefore w:val="0"/>
        <w:rPr/>
      </w:pPr>
      <w:r w:rsidDel="00000000" w:rsidR="00000000" w:rsidRPr="00000000">
        <w:rPr>
          <w:rtl w:val="0"/>
        </w:rPr>
      </w:r>
    </w:p>
    <w:p w:rsidR="00000000" w:rsidDel="00000000" w:rsidP="00000000" w:rsidRDefault="00000000" w:rsidRPr="00000000" w14:paraId="0000065F">
      <w:pPr>
        <w:pageBreakBefore w:val="0"/>
        <w:rPr/>
      </w:pPr>
      <w:r w:rsidDel="00000000" w:rsidR="00000000" w:rsidRPr="00000000">
        <w:rPr>
          <w:rtl w:val="0"/>
        </w:rPr>
      </w:r>
    </w:p>
    <w:p w:rsidR="00000000" w:rsidDel="00000000" w:rsidP="00000000" w:rsidRDefault="00000000" w:rsidRPr="00000000" w14:paraId="00000660">
      <w:pPr>
        <w:pageBreakBefore w:val="0"/>
        <w:rPr/>
      </w:pPr>
      <w:r w:rsidDel="00000000" w:rsidR="00000000" w:rsidRPr="00000000">
        <w:rPr>
          <w:rtl w:val="0"/>
        </w:rPr>
      </w:r>
    </w:p>
    <w:p w:rsidR="00000000" w:rsidDel="00000000" w:rsidP="00000000" w:rsidRDefault="00000000" w:rsidRPr="00000000" w14:paraId="00000661">
      <w:pPr>
        <w:pageBreakBefore w:val="0"/>
        <w:rPr/>
      </w:pPr>
      <w:r w:rsidDel="00000000" w:rsidR="00000000" w:rsidRPr="00000000">
        <w:rPr>
          <w:rtl w:val="0"/>
        </w:rPr>
      </w:r>
    </w:p>
    <w:p w:rsidR="00000000" w:rsidDel="00000000" w:rsidP="00000000" w:rsidRDefault="00000000" w:rsidRPr="00000000" w14:paraId="00000662">
      <w:pPr>
        <w:pageBreakBefore w:val="0"/>
        <w:rPr/>
      </w:pPr>
      <w:r w:rsidDel="00000000" w:rsidR="00000000" w:rsidRPr="00000000">
        <w:rPr>
          <w:rtl w:val="0"/>
        </w:rPr>
      </w:r>
    </w:p>
    <w:p w:rsidR="00000000" w:rsidDel="00000000" w:rsidP="00000000" w:rsidRDefault="00000000" w:rsidRPr="00000000" w14:paraId="00000663">
      <w:pPr>
        <w:pageBreakBefore w:val="0"/>
        <w:rPr/>
      </w:pPr>
      <w:r w:rsidDel="00000000" w:rsidR="00000000" w:rsidRPr="00000000">
        <w:rPr>
          <w:rtl w:val="0"/>
        </w:rPr>
      </w:r>
    </w:p>
    <w:p w:rsidR="00000000" w:rsidDel="00000000" w:rsidP="00000000" w:rsidRDefault="00000000" w:rsidRPr="00000000" w14:paraId="00000664">
      <w:pPr>
        <w:pageBreakBefore w:val="0"/>
        <w:rPr/>
      </w:pPr>
      <w:r w:rsidDel="00000000" w:rsidR="00000000" w:rsidRPr="00000000">
        <w:rPr>
          <w:rtl w:val="0"/>
        </w:rPr>
      </w:r>
    </w:p>
    <w:p w:rsidR="00000000" w:rsidDel="00000000" w:rsidP="00000000" w:rsidRDefault="00000000" w:rsidRPr="00000000" w14:paraId="00000665">
      <w:pPr>
        <w:pageBreakBefore w:val="0"/>
        <w:rPr/>
      </w:pPr>
      <w:r w:rsidDel="00000000" w:rsidR="00000000" w:rsidRPr="00000000">
        <w:rPr>
          <w:rtl w:val="0"/>
        </w:rPr>
      </w:r>
    </w:p>
    <w:p w:rsidR="00000000" w:rsidDel="00000000" w:rsidP="00000000" w:rsidRDefault="00000000" w:rsidRPr="00000000" w14:paraId="00000666">
      <w:pPr>
        <w:pageBreakBefore w:val="0"/>
        <w:rPr>
          <w:b w:val="1"/>
        </w:rPr>
      </w:pPr>
      <w:r w:rsidDel="00000000" w:rsidR="00000000" w:rsidRPr="00000000">
        <w:rPr>
          <w:b w:val="1"/>
          <w:rtl w:val="0"/>
        </w:rPr>
        <w:t xml:space="preserve">Đề K59(2015)</w:t>
      </w:r>
    </w:p>
    <w:p w:rsidR="00000000" w:rsidDel="00000000" w:rsidP="00000000" w:rsidRDefault="00000000" w:rsidRPr="00000000" w14:paraId="00000667">
      <w:pPr>
        <w:pageBreakBefore w:val="0"/>
        <w:rPr/>
      </w:pPr>
      <w:r w:rsidDel="00000000" w:rsidR="00000000" w:rsidRPr="00000000">
        <w:rPr>
          <w:rtl w:val="0"/>
        </w:rPr>
      </w:r>
    </w:p>
    <w:p w:rsidR="00000000" w:rsidDel="00000000" w:rsidP="00000000" w:rsidRDefault="00000000" w:rsidRPr="00000000" w14:paraId="00000668">
      <w:pPr>
        <w:pageBreakBefore w:val="0"/>
        <w:rPr/>
      </w:pPr>
      <w:r w:rsidDel="00000000" w:rsidR="00000000" w:rsidRPr="00000000">
        <w:rPr>
          <w:rtl w:val="0"/>
        </w:rPr>
      </w:r>
    </w:p>
    <w:p w:rsidR="00000000" w:rsidDel="00000000" w:rsidP="00000000" w:rsidRDefault="00000000" w:rsidRPr="00000000" w14:paraId="00000669">
      <w:pPr>
        <w:pageBreakBefore w:val="0"/>
        <w:rPr/>
      </w:pPr>
      <w:r w:rsidDel="00000000" w:rsidR="00000000" w:rsidRPr="00000000">
        <w:rPr>
          <w:rtl w:val="0"/>
        </w:rPr>
        <w:t xml:space="preserve">#include&lt;stdio.h&gt;</w:t>
      </w:r>
    </w:p>
    <w:p w:rsidR="00000000" w:rsidDel="00000000" w:rsidP="00000000" w:rsidRDefault="00000000" w:rsidRPr="00000000" w14:paraId="0000066A">
      <w:pPr>
        <w:pageBreakBefore w:val="0"/>
        <w:rPr/>
      </w:pPr>
      <w:r w:rsidDel="00000000" w:rsidR="00000000" w:rsidRPr="00000000">
        <w:rPr>
          <w:rtl w:val="0"/>
        </w:rPr>
        <w:t xml:space="preserve">#include&lt;string.h&gt;</w:t>
      </w:r>
    </w:p>
    <w:p w:rsidR="00000000" w:rsidDel="00000000" w:rsidP="00000000" w:rsidRDefault="00000000" w:rsidRPr="00000000" w14:paraId="0000066B">
      <w:pPr>
        <w:pageBreakBefore w:val="0"/>
        <w:rPr/>
      </w:pPr>
      <w:r w:rsidDel="00000000" w:rsidR="00000000" w:rsidRPr="00000000">
        <w:rPr>
          <w:rtl w:val="0"/>
        </w:rPr>
        <w:t xml:space="preserve">#include&lt;stdlib.h&gt;</w:t>
      </w:r>
    </w:p>
    <w:p w:rsidR="00000000" w:rsidDel="00000000" w:rsidP="00000000" w:rsidRDefault="00000000" w:rsidRPr="00000000" w14:paraId="0000066C">
      <w:pPr>
        <w:pageBreakBefore w:val="0"/>
        <w:rPr/>
      </w:pPr>
      <w:r w:rsidDel="00000000" w:rsidR="00000000" w:rsidRPr="00000000">
        <w:rPr>
          <w:rtl w:val="0"/>
        </w:rPr>
      </w:r>
    </w:p>
    <w:p w:rsidR="00000000" w:rsidDel="00000000" w:rsidP="00000000" w:rsidRDefault="00000000" w:rsidRPr="00000000" w14:paraId="0000066D">
      <w:pPr>
        <w:pageBreakBefore w:val="0"/>
        <w:rPr/>
      </w:pPr>
      <w:r w:rsidDel="00000000" w:rsidR="00000000" w:rsidRPr="00000000">
        <w:rPr>
          <w:rtl w:val="0"/>
        </w:rPr>
        <w:t xml:space="preserve">typedef struct SINHVIEN</w:t>
      </w:r>
    </w:p>
    <w:p w:rsidR="00000000" w:rsidDel="00000000" w:rsidP="00000000" w:rsidRDefault="00000000" w:rsidRPr="00000000" w14:paraId="0000066E">
      <w:pPr>
        <w:pageBreakBefore w:val="0"/>
        <w:rPr/>
      </w:pPr>
      <w:r w:rsidDel="00000000" w:rsidR="00000000" w:rsidRPr="00000000">
        <w:rPr>
          <w:rtl w:val="0"/>
        </w:rPr>
        <w:t xml:space="preserve">{</w:t>
      </w:r>
    </w:p>
    <w:p w:rsidR="00000000" w:rsidDel="00000000" w:rsidP="00000000" w:rsidRDefault="00000000" w:rsidRPr="00000000" w14:paraId="0000066F">
      <w:pPr>
        <w:pageBreakBefore w:val="0"/>
        <w:rPr/>
      </w:pPr>
      <w:r w:rsidDel="00000000" w:rsidR="00000000" w:rsidRPr="00000000">
        <w:rPr>
          <w:rtl w:val="0"/>
        </w:rPr>
        <w:tab/>
        <w:t xml:space="preserve">char ten[30];</w:t>
      </w:r>
    </w:p>
    <w:p w:rsidR="00000000" w:rsidDel="00000000" w:rsidP="00000000" w:rsidRDefault="00000000" w:rsidRPr="00000000" w14:paraId="00000670">
      <w:pPr>
        <w:pageBreakBefore w:val="0"/>
        <w:rPr/>
      </w:pPr>
      <w:r w:rsidDel="00000000" w:rsidR="00000000" w:rsidRPr="00000000">
        <w:rPr>
          <w:rtl w:val="0"/>
        </w:rPr>
        <w:tab/>
        <w:t xml:space="preserve">char name[30];</w:t>
      </w:r>
    </w:p>
    <w:p w:rsidR="00000000" w:rsidDel="00000000" w:rsidP="00000000" w:rsidRDefault="00000000" w:rsidRPr="00000000" w14:paraId="00000671">
      <w:pPr>
        <w:pageBreakBefore w:val="0"/>
        <w:rPr/>
      </w:pPr>
      <w:r w:rsidDel="00000000" w:rsidR="00000000" w:rsidRPr="00000000">
        <w:rPr>
          <w:rtl w:val="0"/>
        </w:rPr>
        <w:tab/>
        <w:t xml:space="preserve">char mssv[5];</w:t>
      </w:r>
    </w:p>
    <w:p w:rsidR="00000000" w:rsidDel="00000000" w:rsidP="00000000" w:rsidRDefault="00000000" w:rsidRPr="00000000" w14:paraId="00000672">
      <w:pPr>
        <w:pageBreakBefore w:val="0"/>
        <w:rPr/>
      </w:pPr>
      <w:r w:rsidDel="00000000" w:rsidR="00000000" w:rsidRPr="00000000">
        <w:rPr>
          <w:rtl w:val="0"/>
        </w:rPr>
        <w:tab/>
        <w:t xml:space="preserve">float hd[3];//diem cua 3 thanh vien hoi dong</w:t>
      </w:r>
    </w:p>
    <w:p w:rsidR="00000000" w:rsidDel="00000000" w:rsidP="00000000" w:rsidRDefault="00000000" w:rsidRPr="00000000" w14:paraId="00000673">
      <w:pPr>
        <w:pageBreakBefore w:val="0"/>
        <w:rPr/>
      </w:pPr>
      <w:r w:rsidDel="00000000" w:rsidR="00000000" w:rsidRPr="00000000">
        <w:rPr>
          <w:rtl w:val="0"/>
        </w:rPr>
        <w:tab/>
        <w:t xml:space="preserve">float HD,PB;//diem cua gv huong dan va gvien phan hieu</w:t>
      </w:r>
    </w:p>
    <w:p w:rsidR="00000000" w:rsidDel="00000000" w:rsidP="00000000" w:rsidRDefault="00000000" w:rsidRPr="00000000" w14:paraId="00000674">
      <w:pPr>
        <w:pageBreakBefore w:val="0"/>
        <w:rPr/>
      </w:pPr>
      <w:r w:rsidDel="00000000" w:rsidR="00000000" w:rsidRPr="00000000">
        <w:rPr>
          <w:rtl w:val="0"/>
        </w:rPr>
        <w:tab/>
        <w:t xml:space="preserve">float gk;</w:t>
      </w:r>
    </w:p>
    <w:p w:rsidR="00000000" w:rsidDel="00000000" w:rsidP="00000000" w:rsidRDefault="00000000" w:rsidRPr="00000000" w14:paraId="00000675">
      <w:pPr>
        <w:pageBreakBefore w:val="0"/>
        <w:rPr/>
      </w:pPr>
      <w:r w:rsidDel="00000000" w:rsidR="00000000" w:rsidRPr="00000000">
        <w:rPr>
          <w:rtl w:val="0"/>
        </w:rPr>
        <w:tab/>
        <w:t xml:space="preserve">float ck;</w:t>
      </w:r>
    </w:p>
    <w:p w:rsidR="00000000" w:rsidDel="00000000" w:rsidP="00000000" w:rsidRDefault="00000000" w:rsidRPr="00000000" w14:paraId="00000676">
      <w:pPr>
        <w:pageBreakBefore w:val="0"/>
        <w:rPr/>
      </w:pPr>
      <w:r w:rsidDel="00000000" w:rsidR="00000000" w:rsidRPr="00000000">
        <w:rPr>
          <w:rtl w:val="0"/>
        </w:rPr>
        <w:t xml:space="preserve">}SV;</w:t>
      </w:r>
    </w:p>
    <w:p w:rsidR="00000000" w:rsidDel="00000000" w:rsidP="00000000" w:rsidRDefault="00000000" w:rsidRPr="00000000" w14:paraId="00000677">
      <w:pPr>
        <w:pageBreakBefore w:val="0"/>
        <w:rPr/>
      </w:pPr>
      <w:r w:rsidDel="00000000" w:rsidR="00000000" w:rsidRPr="00000000">
        <w:rPr>
          <w:rtl w:val="0"/>
        </w:rPr>
        <w:t xml:space="preserve">int kiemtraten(char a[])</w:t>
      </w:r>
    </w:p>
    <w:p w:rsidR="00000000" w:rsidDel="00000000" w:rsidP="00000000" w:rsidRDefault="00000000" w:rsidRPr="00000000" w14:paraId="00000678">
      <w:pPr>
        <w:pageBreakBefore w:val="0"/>
        <w:rPr/>
      </w:pPr>
      <w:r w:rsidDel="00000000" w:rsidR="00000000" w:rsidRPr="00000000">
        <w:rPr>
          <w:rtl w:val="0"/>
        </w:rPr>
        <w:t xml:space="preserve">{</w:t>
      </w:r>
    </w:p>
    <w:p w:rsidR="00000000" w:rsidDel="00000000" w:rsidP="00000000" w:rsidRDefault="00000000" w:rsidRPr="00000000" w14:paraId="00000679">
      <w:pPr>
        <w:pageBreakBefore w:val="0"/>
        <w:rPr/>
      </w:pPr>
      <w:r w:rsidDel="00000000" w:rsidR="00000000" w:rsidRPr="00000000">
        <w:rPr>
          <w:rtl w:val="0"/>
        </w:rPr>
        <w:tab/>
        <w:t xml:space="preserve">int i;</w:t>
      </w:r>
    </w:p>
    <w:p w:rsidR="00000000" w:rsidDel="00000000" w:rsidP="00000000" w:rsidRDefault="00000000" w:rsidRPr="00000000" w14:paraId="0000067A">
      <w:pPr>
        <w:pageBreakBefore w:val="0"/>
        <w:rPr/>
      </w:pPr>
      <w:r w:rsidDel="00000000" w:rsidR="00000000" w:rsidRPr="00000000">
        <w:rPr>
          <w:rtl w:val="0"/>
        </w:rPr>
        <w:tab/>
        <w:t xml:space="preserve">if(a[0]&gt;=97&amp;&amp;a[0]&lt;=122)</w:t>
      </w:r>
    </w:p>
    <w:p w:rsidR="00000000" w:rsidDel="00000000" w:rsidP="00000000" w:rsidRDefault="00000000" w:rsidRPr="00000000" w14:paraId="0000067B">
      <w:pPr>
        <w:pageBreakBefore w:val="0"/>
        <w:rPr/>
      </w:pPr>
      <w:r w:rsidDel="00000000" w:rsidR="00000000" w:rsidRPr="00000000">
        <w:rPr>
          <w:rtl w:val="0"/>
        </w:rPr>
        <w:tab/>
        <w:t xml:space="preserve">a[0]-=32;</w:t>
      </w:r>
    </w:p>
    <w:p w:rsidR="00000000" w:rsidDel="00000000" w:rsidP="00000000" w:rsidRDefault="00000000" w:rsidRPr="00000000" w14:paraId="0000067C">
      <w:pPr>
        <w:pageBreakBefore w:val="0"/>
        <w:rPr/>
      </w:pPr>
      <w:r w:rsidDel="00000000" w:rsidR="00000000" w:rsidRPr="00000000">
        <w:rPr>
          <w:rtl w:val="0"/>
        </w:rPr>
        <w:tab/>
        <w:t xml:space="preserve">for(i=1;i&lt;strlen(a)-1;i++)</w:t>
      </w:r>
    </w:p>
    <w:p w:rsidR="00000000" w:rsidDel="00000000" w:rsidP="00000000" w:rsidRDefault="00000000" w:rsidRPr="00000000" w14:paraId="0000067D">
      <w:pPr>
        <w:pageBreakBefore w:val="0"/>
        <w:rPr/>
      </w:pPr>
      <w:r w:rsidDel="00000000" w:rsidR="00000000" w:rsidRPr="00000000">
        <w:rPr>
          <w:rtl w:val="0"/>
        </w:rPr>
        <w:tab/>
        <w:t xml:space="preserve">{</w:t>
      </w:r>
    </w:p>
    <w:p w:rsidR="00000000" w:rsidDel="00000000" w:rsidP="00000000" w:rsidRDefault="00000000" w:rsidRPr="00000000" w14:paraId="0000067E">
      <w:pPr>
        <w:pageBreakBefore w:val="0"/>
        <w:rPr/>
      </w:pPr>
      <w:r w:rsidDel="00000000" w:rsidR="00000000" w:rsidRPr="00000000">
        <w:rPr>
          <w:rtl w:val="0"/>
        </w:rPr>
        <w:tab/>
        <w:tab/>
        <w:t xml:space="preserve">if(a[i]==' ')</w:t>
      </w:r>
    </w:p>
    <w:p w:rsidR="00000000" w:rsidDel="00000000" w:rsidP="00000000" w:rsidRDefault="00000000" w:rsidRPr="00000000" w14:paraId="0000067F">
      <w:pPr>
        <w:pageBreakBefore w:val="0"/>
        <w:rPr/>
      </w:pPr>
      <w:r w:rsidDel="00000000" w:rsidR="00000000" w:rsidRPr="00000000">
        <w:rPr>
          <w:rtl w:val="0"/>
        </w:rPr>
        <w:tab/>
        <w:tab/>
        <w:t xml:space="preserve">{</w:t>
      </w:r>
    </w:p>
    <w:p w:rsidR="00000000" w:rsidDel="00000000" w:rsidP="00000000" w:rsidRDefault="00000000" w:rsidRPr="00000000" w14:paraId="00000680">
      <w:pPr>
        <w:pageBreakBefore w:val="0"/>
        <w:rPr/>
      </w:pPr>
      <w:r w:rsidDel="00000000" w:rsidR="00000000" w:rsidRPr="00000000">
        <w:rPr>
          <w:rtl w:val="0"/>
        </w:rPr>
        <w:tab/>
        <w:tab/>
        <w:tab/>
        <w:t xml:space="preserve">switch(a[i+1])//auto viet hoa chu cai dau trong ho ten</w:t>
      </w:r>
    </w:p>
    <w:p w:rsidR="00000000" w:rsidDel="00000000" w:rsidP="00000000" w:rsidRDefault="00000000" w:rsidRPr="00000000" w14:paraId="00000681">
      <w:pPr>
        <w:pageBreakBefore w:val="0"/>
        <w:rPr/>
      </w:pPr>
      <w:r w:rsidDel="00000000" w:rsidR="00000000" w:rsidRPr="00000000">
        <w:rPr>
          <w:rtl w:val="0"/>
        </w:rPr>
        <w:tab/>
        <w:tab/>
        <w:tab/>
        <w:t xml:space="preserve">{</w:t>
      </w:r>
    </w:p>
    <w:p w:rsidR="00000000" w:rsidDel="00000000" w:rsidP="00000000" w:rsidRDefault="00000000" w:rsidRPr="00000000" w14:paraId="00000682">
      <w:pPr>
        <w:pageBreakBefore w:val="0"/>
        <w:rPr/>
      </w:pPr>
      <w:r w:rsidDel="00000000" w:rsidR="00000000" w:rsidRPr="00000000">
        <w:rPr>
          <w:rtl w:val="0"/>
        </w:rPr>
        <w:tab/>
        <w:tab/>
        <w:tab/>
        <w:tab/>
        <w:t xml:space="preserve">case 97 ... 122 : </w:t>
      </w:r>
    </w:p>
    <w:p w:rsidR="00000000" w:rsidDel="00000000" w:rsidP="00000000" w:rsidRDefault="00000000" w:rsidRPr="00000000" w14:paraId="00000683">
      <w:pPr>
        <w:pageBreakBefore w:val="0"/>
        <w:rPr/>
      </w:pPr>
      <w:r w:rsidDel="00000000" w:rsidR="00000000" w:rsidRPr="00000000">
        <w:rPr>
          <w:rtl w:val="0"/>
        </w:rPr>
        <w:tab/>
        <w:tab/>
        <w:tab/>
        <w:tab/>
        <w:t xml:space="preserve">a[i+1]-=32;</w:t>
      </w:r>
    </w:p>
    <w:p w:rsidR="00000000" w:rsidDel="00000000" w:rsidP="00000000" w:rsidRDefault="00000000" w:rsidRPr="00000000" w14:paraId="00000684">
      <w:pPr>
        <w:pageBreakBefore w:val="0"/>
        <w:rPr/>
      </w:pPr>
      <w:r w:rsidDel="00000000" w:rsidR="00000000" w:rsidRPr="00000000">
        <w:rPr>
          <w:rtl w:val="0"/>
        </w:rPr>
        <w:tab/>
        <w:tab/>
        <w:tab/>
        <w:tab/>
        <w:t xml:space="preserve">break;</w:t>
      </w:r>
    </w:p>
    <w:p w:rsidR="00000000" w:rsidDel="00000000" w:rsidP="00000000" w:rsidRDefault="00000000" w:rsidRPr="00000000" w14:paraId="00000685">
      <w:pPr>
        <w:pageBreakBefore w:val="0"/>
        <w:rPr/>
      </w:pPr>
      <w:r w:rsidDel="00000000" w:rsidR="00000000" w:rsidRPr="00000000">
        <w:rPr>
          <w:rtl w:val="0"/>
        </w:rPr>
        <w:tab/>
        <w:tab/>
        <w:tab/>
        <w:tab/>
        <w:t xml:space="preserve">default : continue;</w:t>
      </w:r>
    </w:p>
    <w:p w:rsidR="00000000" w:rsidDel="00000000" w:rsidP="00000000" w:rsidRDefault="00000000" w:rsidRPr="00000000" w14:paraId="00000686">
      <w:pPr>
        <w:pageBreakBefore w:val="0"/>
        <w:rPr/>
      </w:pPr>
      <w:r w:rsidDel="00000000" w:rsidR="00000000" w:rsidRPr="00000000">
        <w:rPr>
          <w:rtl w:val="0"/>
        </w:rPr>
        <w:tab/>
        <w:tab/>
        <w:tab/>
        <w:t xml:space="preserve">}</w:t>
      </w:r>
    </w:p>
    <w:p w:rsidR="00000000" w:rsidDel="00000000" w:rsidP="00000000" w:rsidRDefault="00000000" w:rsidRPr="00000000" w14:paraId="00000687">
      <w:pPr>
        <w:pageBreakBefore w:val="0"/>
        <w:rPr/>
      </w:pPr>
      <w:r w:rsidDel="00000000" w:rsidR="00000000" w:rsidRPr="00000000">
        <w:rPr>
          <w:rtl w:val="0"/>
        </w:rPr>
        <w:tab/>
        <w:tab/>
        <w:t xml:space="preserve">}</w:t>
      </w:r>
    </w:p>
    <w:p w:rsidR="00000000" w:rsidDel="00000000" w:rsidP="00000000" w:rsidRDefault="00000000" w:rsidRPr="00000000" w14:paraId="00000688">
      <w:pPr>
        <w:pageBreakBefore w:val="0"/>
        <w:rPr/>
      </w:pPr>
      <w:r w:rsidDel="00000000" w:rsidR="00000000" w:rsidRPr="00000000">
        <w:rPr>
          <w:rtl w:val="0"/>
        </w:rPr>
        <w:tab/>
        <w:tab/>
      </w:r>
    </w:p>
    <w:p w:rsidR="00000000" w:rsidDel="00000000" w:rsidP="00000000" w:rsidRDefault="00000000" w:rsidRPr="00000000" w14:paraId="00000689">
      <w:pPr>
        <w:pageBreakBefore w:val="0"/>
        <w:rPr/>
      </w:pPr>
      <w:r w:rsidDel="00000000" w:rsidR="00000000" w:rsidRPr="00000000">
        <w:rPr>
          <w:rtl w:val="0"/>
        </w:rPr>
        <w:tab/>
        <w:t xml:space="preserve">}</w:t>
      </w:r>
    </w:p>
    <w:p w:rsidR="00000000" w:rsidDel="00000000" w:rsidP="00000000" w:rsidRDefault="00000000" w:rsidRPr="00000000" w14:paraId="0000068A">
      <w:pPr>
        <w:pageBreakBefore w:val="0"/>
        <w:rPr/>
      </w:pPr>
      <w:r w:rsidDel="00000000" w:rsidR="00000000" w:rsidRPr="00000000">
        <w:rPr>
          <w:rtl w:val="0"/>
        </w:rPr>
        <w:tab/>
        <w:t xml:space="preserve">if(strstr(a," ")==NULL)</w:t>
      </w:r>
    </w:p>
    <w:p w:rsidR="00000000" w:rsidDel="00000000" w:rsidP="00000000" w:rsidRDefault="00000000" w:rsidRPr="00000000" w14:paraId="0000068B">
      <w:pPr>
        <w:pageBreakBefore w:val="0"/>
        <w:rPr/>
      </w:pPr>
      <w:r w:rsidDel="00000000" w:rsidR="00000000" w:rsidRPr="00000000">
        <w:rPr>
          <w:rtl w:val="0"/>
        </w:rPr>
        <w:tab/>
        <w:t xml:space="preserve">{</w:t>
      </w:r>
    </w:p>
    <w:p w:rsidR="00000000" w:rsidDel="00000000" w:rsidP="00000000" w:rsidRDefault="00000000" w:rsidRPr="00000000" w14:paraId="0000068C">
      <w:pPr>
        <w:pageBreakBefore w:val="0"/>
        <w:rPr/>
      </w:pPr>
      <w:r w:rsidDel="00000000" w:rsidR="00000000" w:rsidRPr="00000000">
        <w:rPr>
          <w:rtl w:val="0"/>
        </w:rPr>
        <w:tab/>
        <w:tab/>
        <w:t xml:space="preserve">return 1;</w:t>
      </w:r>
    </w:p>
    <w:p w:rsidR="00000000" w:rsidDel="00000000" w:rsidP="00000000" w:rsidRDefault="00000000" w:rsidRPr="00000000" w14:paraId="0000068D">
      <w:pPr>
        <w:pageBreakBefore w:val="0"/>
        <w:rPr/>
      </w:pPr>
      <w:r w:rsidDel="00000000" w:rsidR="00000000" w:rsidRPr="00000000">
        <w:rPr>
          <w:rtl w:val="0"/>
        </w:rPr>
        <w:tab/>
        <w:t xml:space="preserve">}</w:t>
      </w:r>
    </w:p>
    <w:p w:rsidR="00000000" w:rsidDel="00000000" w:rsidP="00000000" w:rsidRDefault="00000000" w:rsidRPr="00000000" w14:paraId="0000068E">
      <w:pPr>
        <w:pageBreakBefore w:val="0"/>
        <w:rPr/>
      </w:pPr>
      <w:r w:rsidDel="00000000" w:rsidR="00000000" w:rsidRPr="00000000">
        <w:rPr>
          <w:rtl w:val="0"/>
        </w:rPr>
        <w:tab/>
        <w:t xml:space="preserve">else</w:t>
      </w:r>
    </w:p>
    <w:p w:rsidR="00000000" w:rsidDel="00000000" w:rsidP="00000000" w:rsidRDefault="00000000" w:rsidRPr="00000000" w14:paraId="0000068F">
      <w:pPr>
        <w:pageBreakBefore w:val="0"/>
        <w:rPr/>
      </w:pPr>
      <w:r w:rsidDel="00000000" w:rsidR="00000000" w:rsidRPr="00000000">
        <w:rPr>
          <w:rtl w:val="0"/>
        </w:rPr>
        <w:tab/>
        <w:t xml:space="preserve">{</w:t>
      </w:r>
    </w:p>
    <w:p w:rsidR="00000000" w:rsidDel="00000000" w:rsidP="00000000" w:rsidRDefault="00000000" w:rsidRPr="00000000" w14:paraId="00000690">
      <w:pPr>
        <w:pageBreakBefore w:val="0"/>
        <w:rPr/>
      </w:pPr>
      <w:r w:rsidDel="00000000" w:rsidR="00000000" w:rsidRPr="00000000">
        <w:rPr>
          <w:rtl w:val="0"/>
        </w:rPr>
        <w:tab/>
        <w:tab/>
        <w:t xml:space="preserve">if(a[strlen(a)-1]==' ')</w:t>
      </w:r>
    </w:p>
    <w:p w:rsidR="00000000" w:rsidDel="00000000" w:rsidP="00000000" w:rsidRDefault="00000000" w:rsidRPr="00000000" w14:paraId="00000691">
      <w:pPr>
        <w:pageBreakBefore w:val="0"/>
        <w:rPr/>
      </w:pPr>
      <w:r w:rsidDel="00000000" w:rsidR="00000000" w:rsidRPr="00000000">
        <w:rPr>
          <w:rtl w:val="0"/>
        </w:rPr>
        <w:tab/>
        <w:tab/>
        <w:t xml:space="preserve">return 1;</w:t>
      </w:r>
    </w:p>
    <w:p w:rsidR="00000000" w:rsidDel="00000000" w:rsidP="00000000" w:rsidRDefault="00000000" w:rsidRPr="00000000" w14:paraId="00000692">
      <w:pPr>
        <w:pageBreakBefore w:val="0"/>
        <w:rPr/>
      </w:pPr>
      <w:r w:rsidDel="00000000" w:rsidR="00000000" w:rsidRPr="00000000">
        <w:rPr>
          <w:rtl w:val="0"/>
        </w:rPr>
        <w:tab/>
        <w:tab/>
        <w:t xml:space="preserve">else return 0;</w:t>
        <w:tab/>
      </w:r>
    </w:p>
    <w:p w:rsidR="00000000" w:rsidDel="00000000" w:rsidP="00000000" w:rsidRDefault="00000000" w:rsidRPr="00000000" w14:paraId="00000693">
      <w:pPr>
        <w:pageBreakBefore w:val="0"/>
        <w:rPr/>
      </w:pPr>
      <w:r w:rsidDel="00000000" w:rsidR="00000000" w:rsidRPr="00000000">
        <w:rPr>
          <w:rtl w:val="0"/>
        </w:rPr>
        <w:tab/>
        <w:t xml:space="preserve">}</w:t>
      </w:r>
    </w:p>
    <w:p w:rsidR="00000000" w:rsidDel="00000000" w:rsidP="00000000" w:rsidRDefault="00000000" w:rsidRPr="00000000" w14:paraId="00000694">
      <w:pPr>
        <w:pageBreakBefore w:val="0"/>
        <w:rPr/>
      </w:pPr>
      <w:r w:rsidDel="00000000" w:rsidR="00000000" w:rsidRPr="00000000">
        <w:rPr>
          <w:rtl w:val="0"/>
        </w:rPr>
        <w:t xml:space="preserve">}</w:t>
      </w:r>
    </w:p>
    <w:p w:rsidR="00000000" w:rsidDel="00000000" w:rsidP="00000000" w:rsidRDefault="00000000" w:rsidRPr="00000000" w14:paraId="00000695">
      <w:pPr>
        <w:pageBreakBefore w:val="0"/>
        <w:rPr/>
      </w:pPr>
      <w:r w:rsidDel="00000000" w:rsidR="00000000" w:rsidRPr="00000000">
        <w:rPr>
          <w:rtl w:val="0"/>
        </w:rPr>
        <w:t xml:space="preserve">int checkmssv(SV*K,int k)</w:t>
      </w:r>
    </w:p>
    <w:p w:rsidR="00000000" w:rsidDel="00000000" w:rsidP="00000000" w:rsidRDefault="00000000" w:rsidRPr="00000000" w14:paraId="00000696">
      <w:pPr>
        <w:pageBreakBefore w:val="0"/>
        <w:rPr/>
      </w:pPr>
      <w:r w:rsidDel="00000000" w:rsidR="00000000" w:rsidRPr="00000000">
        <w:rPr>
          <w:rtl w:val="0"/>
        </w:rPr>
        <w:t xml:space="preserve">{</w:t>
      </w:r>
    </w:p>
    <w:p w:rsidR="00000000" w:rsidDel="00000000" w:rsidP="00000000" w:rsidRDefault="00000000" w:rsidRPr="00000000" w14:paraId="00000697">
      <w:pPr>
        <w:pageBreakBefore w:val="0"/>
        <w:rPr/>
      </w:pPr>
      <w:r w:rsidDel="00000000" w:rsidR="00000000" w:rsidRPr="00000000">
        <w:rPr>
          <w:rtl w:val="0"/>
        </w:rPr>
        <w:tab/>
        <w:t xml:space="preserve">int i;</w:t>
      </w:r>
    </w:p>
    <w:p w:rsidR="00000000" w:rsidDel="00000000" w:rsidP="00000000" w:rsidRDefault="00000000" w:rsidRPr="00000000" w14:paraId="00000698">
      <w:pPr>
        <w:pageBreakBefore w:val="0"/>
        <w:rPr/>
      </w:pPr>
      <w:r w:rsidDel="00000000" w:rsidR="00000000" w:rsidRPr="00000000">
        <w:rPr>
          <w:rtl w:val="0"/>
        </w:rPr>
        <w:tab/>
        <w:t xml:space="preserve">for(i=0;i&lt;k;i++)</w:t>
      </w:r>
    </w:p>
    <w:p w:rsidR="00000000" w:rsidDel="00000000" w:rsidP="00000000" w:rsidRDefault="00000000" w:rsidRPr="00000000" w14:paraId="00000699">
      <w:pPr>
        <w:pageBreakBefore w:val="0"/>
        <w:rPr/>
      </w:pPr>
      <w:r w:rsidDel="00000000" w:rsidR="00000000" w:rsidRPr="00000000">
        <w:rPr>
          <w:rtl w:val="0"/>
        </w:rPr>
        <w:tab/>
        <w:t xml:space="preserve">{</w:t>
      </w:r>
    </w:p>
    <w:p w:rsidR="00000000" w:rsidDel="00000000" w:rsidP="00000000" w:rsidRDefault="00000000" w:rsidRPr="00000000" w14:paraId="0000069A">
      <w:pPr>
        <w:pageBreakBefore w:val="0"/>
        <w:rPr/>
      </w:pPr>
      <w:r w:rsidDel="00000000" w:rsidR="00000000" w:rsidRPr="00000000">
        <w:rPr>
          <w:rtl w:val="0"/>
        </w:rPr>
        <w:tab/>
        <w:tab/>
        <w:t xml:space="preserve">if(strcmp(K[i].mssv,K[k-1].mssv)==0&amp;&amp;i!=k-1)</w:t>
      </w:r>
    </w:p>
    <w:p w:rsidR="00000000" w:rsidDel="00000000" w:rsidP="00000000" w:rsidRDefault="00000000" w:rsidRPr="00000000" w14:paraId="0000069B">
      <w:pPr>
        <w:pageBreakBefore w:val="0"/>
        <w:rPr/>
      </w:pPr>
      <w:r w:rsidDel="00000000" w:rsidR="00000000" w:rsidRPr="00000000">
        <w:rPr>
          <w:rtl w:val="0"/>
        </w:rPr>
        <w:tab/>
        <w:tab/>
        <w:t xml:space="preserve">{</w:t>
      </w:r>
    </w:p>
    <w:p w:rsidR="00000000" w:rsidDel="00000000" w:rsidP="00000000" w:rsidRDefault="00000000" w:rsidRPr="00000000" w14:paraId="0000069C">
      <w:pPr>
        <w:pageBreakBefore w:val="0"/>
        <w:rPr/>
      </w:pPr>
      <w:r w:rsidDel="00000000" w:rsidR="00000000" w:rsidRPr="00000000">
        <w:rPr>
          <w:rtl w:val="0"/>
        </w:rPr>
        <w:tab/>
        <w:tab/>
        <w:tab/>
        <w:t xml:space="preserve">return 1;</w:t>
      </w:r>
    </w:p>
    <w:p w:rsidR="00000000" w:rsidDel="00000000" w:rsidP="00000000" w:rsidRDefault="00000000" w:rsidRPr="00000000" w14:paraId="0000069D">
      <w:pPr>
        <w:pageBreakBefore w:val="0"/>
        <w:rPr/>
      </w:pPr>
      <w:r w:rsidDel="00000000" w:rsidR="00000000" w:rsidRPr="00000000">
        <w:rPr>
          <w:rtl w:val="0"/>
        </w:rPr>
        <w:tab/>
        <w:tab/>
        <w:t xml:space="preserve">}</w:t>
      </w:r>
    </w:p>
    <w:p w:rsidR="00000000" w:rsidDel="00000000" w:rsidP="00000000" w:rsidRDefault="00000000" w:rsidRPr="00000000" w14:paraId="0000069E">
      <w:pPr>
        <w:pageBreakBefore w:val="0"/>
        <w:rPr/>
      </w:pPr>
      <w:r w:rsidDel="00000000" w:rsidR="00000000" w:rsidRPr="00000000">
        <w:rPr>
          <w:rtl w:val="0"/>
        </w:rPr>
        <w:tab/>
        <w:t xml:space="preserve">}</w:t>
      </w:r>
    </w:p>
    <w:p w:rsidR="00000000" w:rsidDel="00000000" w:rsidP="00000000" w:rsidRDefault="00000000" w:rsidRPr="00000000" w14:paraId="0000069F">
      <w:pPr>
        <w:pageBreakBefore w:val="0"/>
        <w:rPr/>
      </w:pPr>
      <w:r w:rsidDel="00000000" w:rsidR="00000000" w:rsidRPr="00000000">
        <w:rPr>
          <w:rtl w:val="0"/>
        </w:rPr>
        <w:tab/>
        <w:t xml:space="preserve">return 0;</w:t>
      </w:r>
    </w:p>
    <w:p w:rsidR="00000000" w:rsidDel="00000000" w:rsidP="00000000" w:rsidRDefault="00000000" w:rsidRPr="00000000" w14:paraId="000006A0">
      <w:pPr>
        <w:pageBreakBefore w:val="0"/>
        <w:rPr/>
      </w:pPr>
      <w:r w:rsidDel="00000000" w:rsidR="00000000" w:rsidRPr="00000000">
        <w:rPr>
          <w:rtl w:val="0"/>
        </w:rPr>
        <w:t xml:space="preserve">}</w:t>
      </w:r>
    </w:p>
    <w:p w:rsidR="00000000" w:rsidDel="00000000" w:rsidP="00000000" w:rsidRDefault="00000000" w:rsidRPr="00000000" w14:paraId="000006A1">
      <w:pPr>
        <w:pageBreakBefore w:val="0"/>
        <w:rPr/>
      </w:pPr>
      <w:r w:rsidDel="00000000" w:rsidR="00000000" w:rsidRPr="00000000">
        <w:rPr>
          <w:rtl w:val="0"/>
        </w:rPr>
        <w:t xml:space="preserve">void nhap(SV*K,int n)</w:t>
      </w:r>
    </w:p>
    <w:p w:rsidR="00000000" w:rsidDel="00000000" w:rsidP="00000000" w:rsidRDefault="00000000" w:rsidRPr="00000000" w14:paraId="000006A2">
      <w:pPr>
        <w:pageBreakBefore w:val="0"/>
        <w:rPr/>
      </w:pPr>
      <w:r w:rsidDel="00000000" w:rsidR="00000000" w:rsidRPr="00000000">
        <w:rPr>
          <w:rtl w:val="0"/>
        </w:rPr>
        <w:t xml:space="preserve">{</w:t>
      </w:r>
    </w:p>
    <w:p w:rsidR="00000000" w:rsidDel="00000000" w:rsidP="00000000" w:rsidRDefault="00000000" w:rsidRPr="00000000" w14:paraId="000006A3">
      <w:pPr>
        <w:pageBreakBefore w:val="0"/>
        <w:rPr/>
      </w:pPr>
      <w:r w:rsidDel="00000000" w:rsidR="00000000" w:rsidRPr="00000000">
        <w:rPr>
          <w:rtl w:val="0"/>
        </w:rPr>
        <w:tab/>
        <w:t xml:space="preserve">int i,j;</w:t>
      </w:r>
    </w:p>
    <w:p w:rsidR="00000000" w:rsidDel="00000000" w:rsidP="00000000" w:rsidRDefault="00000000" w:rsidRPr="00000000" w14:paraId="000006A4">
      <w:pPr>
        <w:pageBreakBefore w:val="0"/>
        <w:rPr/>
      </w:pPr>
      <w:r w:rsidDel="00000000" w:rsidR="00000000" w:rsidRPr="00000000">
        <w:rPr>
          <w:rtl w:val="0"/>
        </w:rPr>
        <w:tab/>
      </w:r>
    </w:p>
    <w:p w:rsidR="00000000" w:rsidDel="00000000" w:rsidP="00000000" w:rsidRDefault="00000000" w:rsidRPr="00000000" w14:paraId="000006A5">
      <w:pPr>
        <w:pageBreakBefore w:val="0"/>
        <w:rPr/>
      </w:pPr>
      <w:r w:rsidDel="00000000" w:rsidR="00000000" w:rsidRPr="00000000">
        <w:rPr>
          <w:rtl w:val="0"/>
        </w:rPr>
        <w:tab/>
        <w:t xml:space="preserve">for(i=0;i&lt;n;i++)</w:t>
      </w:r>
    </w:p>
    <w:p w:rsidR="00000000" w:rsidDel="00000000" w:rsidP="00000000" w:rsidRDefault="00000000" w:rsidRPr="00000000" w14:paraId="000006A6">
      <w:pPr>
        <w:pageBreakBefore w:val="0"/>
        <w:rPr/>
      </w:pPr>
      <w:r w:rsidDel="00000000" w:rsidR="00000000" w:rsidRPr="00000000">
        <w:rPr>
          <w:rtl w:val="0"/>
        </w:rPr>
        <w:tab/>
        <w:t xml:space="preserve">{</w:t>
      </w:r>
    </w:p>
    <w:p w:rsidR="00000000" w:rsidDel="00000000" w:rsidP="00000000" w:rsidRDefault="00000000" w:rsidRPr="00000000" w14:paraId="000006A7">
      <w:pPr>
        <w:pageBreakBefore w:val="0"/>
        <w:rPr/>
      </w:pPr>
      <w:r w:rsidDel="00000000" w:rsidR="00000000" w:rsidRPr="00000000">
        <w:rPr>
          <w:rtl w:val="0"/>
        </w:rPr>
        <w:tab/>
        <w:tab/>
        <w:t xml:space="preserve">K[i].ck=0;</w:t>
      </w:r>
    </w:p>
    <w:p w:rsidR="00000000" w:rsidDel="00000000" w:rsidP="00000000" w:rsidRDefault="00000000" w:rsidRPr="00000000" w14:paraId="000006A8">
      <w:pPr>
        <w:pageBreakBefore w:val="0"/>
        <w:rPr/>
      </w:pPr>
      <w:r w:rsidDel="00000000" w:rsidR="00000000" w:rsidRPr="00000000">
        <w:rPr>
          <w:rtl w:val="0"/>
        </w:rPr>
        <w:tab/>
        <w:tab/>
        <w:t xml:space="preserve">printf("Thong tin sinh vien %d :\n",i+1);</w:t>
      </w:r>
    </w:p>
    <w:p w:rsidR="00000000" w:rsidDel="00000000" w:rsidP="00000000" w:rsidRDefault="00000000" w:rsidRPr="00000000" w14:paraId="000006A9">
      <w:pPr>
        <w:pageBreakBefore w:val="0"/>
        <w:rPr/>
      </w:pPr>
      <w:r w:rsidDel="00000000" w:rsidR="00000000" w:rsidRPr="00000000">
        <w:rPr>
          <w:rtl w:val="0"/>
        </w:rPr>
        <w:tab/>
        <w:tab/>
        <w:t xml:space="preserve">printf("Ho ten :__");</w:t>
      </w:r>
    </w:p>
    <w:p w:rsidR="00000000" w:rsidDel="00000000" w:rsidP="00000000" w:rsidRDefault="00000000" w:rsidRPr="00000000" w14:paraId="000006AA">
      <w:pPr>
        <w:pageBreakBefore w:val="0"/>
        <w:rPr/>
      </w:pPr>
      <w:r w:rsidDel="00000000" w:rsidR="00000000" w:rsidRPr="00000000">
        <w:rPr>
          <w:rtl w:val="0"/>
        </w:rPr>
        <w:tab/>
        <w:tab/>
        <w:t xml:space="preserve">fflush(stdin);  gets(K[i].ten);</w:t>
      </w:r>
    </w:p>
    <w:p w:rsidR="00000000" w:rsidDel="00000000" w:rsidP="00000000" w:rsidRDefault="00000000" w:rsidRPr="00000000" w14:paraId="000006AB">
      <w:pPr>
        <w:pageBreakBefore w:val="0"/>
        <w:rPr/>
      </w:pPr>
      <w:r w:rsidDel="00000000" w:rsidR="00000000" w:rsidRPr="00000000">
        <w:rPr>
          <w:rtl w:val="0"/>
        </w:rPr>
        <w:tab/>
        <w:tab/>
        <w:t xml:space="preserve">while(kiemtraten(K[i].ten)!=0)</w:t>
      </w:r>
    </w:p>
    <w:p w:rsidR="00000000" w:rsidDel="00000000" w:rsidP="00000000" w:rsidRDefault="00000000" w:rsidRPr="00000000" w14:paraId="000006AC">
      <w:pPr>
        <w:pageBreakBefore w:val="0"/>
        <w:rPr/>
      </w:pPr>
      <w:r w:rsidDel="00000000" w:rsidR="00000000" w:rsidRPr="00000000">
        <w:rPr>
          <w:rtl w:val="0"/>
        </w:rPr>
        <w:tab/>
        <w:tab/>
        <w:t xml:space="preserve">{</w:t>
      </w:r>
    </w:p>
    <w:p w:rsidR="00000000" w:rsidDel="00000000" w:rsidP="00000000" w:rsidRDefault="00000000" w:rsidRPr="00000000" w14:paraId="000006AD">
      <w:pPr>
        <w:pageBreakBefore w:val="0"/>
        <w:rPr/>
      </w:pPr>
      <w:r w:rsidDel="00000000" w:rsidR="00000000" w:rsidRPr="00000000">
        <w:rPr>
          <w:rtl w:val="0"/>
        </w:rPr>
        <w:tab/>
        <w:tab/>
        <w:t xml:space="preserve">printf("Nhap lai Ho ten :__");</w:t>
      </w:r>
    </w:p>
    <w:p w:rsidR="00000000" w:rsidDel="00000000" w:rsidP="00000000" w:rsidRDefault="00000000" w:rsidRPr="00000000" w14:paraId="000006AE">
      <w:pPr>
        <w:pageBreakBefore w:val="0"/>
        <w:rPr/>
      </w:pPr>
      <w:r w:rsidDel="00000000" w:rsidR="00000000" w:rsidRPr="00000000">
        <w:rPr>
          <w:rtl w:val="0"/>
        </w:rPr>
        <w:tab/>
        <w:tab/>
        <w:t xml:space="preserve">fflush(stdin);  gets(K[i].ten);</w:t>
      </w:r>
    </w:p>
    <w:p w:rsidR="00000000" w:rsidDel="00000000" w:rsidP="00000000" w:rsidRDefault="00000000" w:rsidRPr="00000000" w14:paraId="000006AF">
      <w:pPr>
        <w:pageBreakBefore w:val="0"/>
        <w:rPr/>
      </w:pPr>
      <w:r w:rsidDel="00000000" w:rsidR="00000000" w:rsidRPr="00000000">
        <w:rPr>
          <w:rtl w:val="0"/>
        </w:rPr>
        <w:tab/>
        <w:tab/>
        <w:t xml:space="preserve">}</w:t>
      </w:r>
    </w:p>
    <w:p w:rsidR="00000000" w:rsidDel="00000000" w:rsidP="00000000" w:rsidRDefault="00000000" w:rsidRPr="00000000" w14:paraId="000006B0">
      <w:pPr>
        <w:pageBreakBefore w:val="0"/>
        <w:rPr/>
      </w:pPr>
      <w:r w:rsidDel="00000000" w:rsidR="00000000" w:rsidRPr="00000000">
        <w:rPr>
          <w:rtl w:val="0"/>
        </w:rPr>
        <w:tab/>
        <w:tab/>
        <w:t xml:space="preserve">printf("MSSV :__");</w:t>
      </w:r>
    </w:p>
    <w:p w:rsidR="00000000" w:rsidDel="00000000" w:rsidP="00000000" w:rsidRDefault="00000000" w:rsidRPr="00000000" w14:paraId="000006B1">
      <w:pPr>
        <w:pageBreakBefore w:val="0"/>
        <w:rPr/>
      </w:pPr>
      <w:r w:rsidDel="00000000" w:rsidR="00000000" w:rsidRPr="00000000">
        <w:rPr>
          <w:rtl w:val="0"/>
        </w:rPr>
        <w:tab/>
        <w:tab/>
        <w:t xml:space="preserve">fflush(stdin);  gets(K[i].mssv);</w:t>
      </w:r>
    </w:p>
    <w:p w:rsidR="00000000" w:rsidDel="00000000" w:rsidP="00000000" w:rsidRDefault="00000000" w:rsidRPr="00000000" w14:paraId="000006B2">
      <w:pPr>
        <w:pageBreakBefore w:val="0"/>
        <w:rPr/>
      </w:pPr>
      <w:r w:rsidDel="00000000" w:rsidR="00000000" w:rsidRPr="00000000">
        <w:rPr>
          <w:rtl w:val="0"/>
        </w:rPr>
        <w:tab/>
        <w:tab/>
        <w:t xml:space="preserve">while(checkmssv(K,i+1)==1)</w:t>
      </w:r>
    </w:p>
    <w:p w:rsidR="00000000" w:rsidDel="00000000" w:rsidP="00000000" w:rsidRDefault="00000000" w:rsidRPr="00000000" w14:paraId="000006B3">
      <w:pPr>
        <w:pageBreakBefore w:val="0"/>
        <w:rPr/>
      </w:pPr>
      <w:r w:rsidDel="00000000" w:rsidR="00000000" w:rsidRPr="00000000">
        <w:rPr>
          <w:rtl w:val="0"/>
        </w:rPr>
        <w:tab/>
        <w:tab/>
        <w:t xml:space="preserve">{</w:t>
      </w:r>
    </w:p>
    <w:p w:rsidR="00000000" w:rsidDel="00000000" w:rsidP="00000000" w:rsidRDefault="00000000" w:rsidRPr="00000000" w14:paraId="000006B4">
      <w:pPr>
        <w:pageBreakBefore w:val="0"/>
        <w:rPr/>
      </w:pPr>
      <w:r w:rsidDel="00000000" w:rsidR="00000000" w:rsidRPr="00000000">
        <w:rPr>
          <w:rtl w:val="0"/>
        </w:rPr>
        <w:tab/>
        <w:tab/>
        <w:t xml:space="preserve">printf("Nhap lai MSSV :__");</w:t>
      </w:r>
    </w:p>
    <w:p w:rsidR="00000000" w:rsidDel="00000000" w:rsidP="00000000" w:rsidRDefault="00000000" w:rsidRPr="00000000" w14:paraId="000006B5">
      <w:pPr>
        <w:pageBreakBefore w:val="0"/>
        <w:rPr/>
      </w:pPr>
      <w:r w:rsidDel="00000000" w:rsidR="00000000" w:rsidRPr="00000000">
        <w:rPr>
          <w:rtl w:val="0"/>
        </w:rPr>
        <w:tab/>
        <w:tab/>
        <w:t xml:space="preserve">fflush(stdin);  gets(K[i].mssv);</w:t>
      </w:r>
    </w:p>
    <w:p w:rsidR="00000000" w:rsidDel="00000000" w:rsidP="00000000" w:rsidRDefault="00000000" w:rsidRPr="00000000" w14:paraId="000006B6">
      <w:pPr>
        <w:pageBreakBefore w:val="0"/>
        <w:rPr/>
      </w:pPr>
      <w:r w:rsidDel="00000000" w:rsidR="00000000" w:rsidRPr="00000000">
        <w:rPr>
          <w:rtl w:val="0"/>
        </w:rPr>
        <w:tab/>
        <w:tab/>
        <w:t xml:space="preserve">}</w:t>
      </w:r>
    </w:p>
    <w:p w:rsidR="00000000" w:rsidDel="00000000" w:rsidP="00000000" w:rsidRDefault="00000000" w:rsidRPr="00000000" w14:paraId="000006B7">
      <w:pPr>
        <w:pageBreakBefore w:val="0"/>
        <w:rPr/>
      </w:pPr>
      <w:r w:rsidDel="00000000" w:rsidR="00000000" w:rsidRPr="00000000">
        <w:rPr>
          <w:rtl w:val="0"/>
        </w:rPr>
        <w:tab/>
        <w:tab/>
        <w:t xml:space="preserve">printf("Diem cua gv huong dan :__");</w:t>
      </w:r>
    </w:p>
    <w:p w:rsidR="00000000" w:rsidDel="00000000" w:rsidP="00000000" w:rsidRDefault="00000000" w:rsidRPr="00000000" w14:paraId="000006B8">
      <w:pPr>
        <w:pageBreakBefore w:val="0"/>
        <w:rPr/>
      </w:pPr>
      <w:r w:rsidDel="00000000" w:rsidR="00000000" w:rsidRPr="00000000">
        <w:rPr>
          <w:rtl w:val="0"/>
        </w:rPr>
        <w:tab/>
        <w:tab/>
        <w:t xml:space="preserve">scanf("%f",&amp;K[i].HD);</w:t>
      </w:r>
    </w:p>
    <w:p w:rsidR="00000000" w:rsidDel="00000000" w:rsidP="00000000" w:rsidRDefault="00000000" w:rsidRPr="00000000" w14:paraId="000006B9">
      <w:pPr>
        <w:pageBreakBefore w:val="0"/>
        <w:rPr/>
      </w:pPr>
      <w:r w:rsidDel="00000000" w:rsidR="00000000" w:rsidRPr="00000000">
        <w:rPr>
          <w:rtl w:val="0"/>
        </w:rPr>
        <w:tab/>
        <w:tab/>
        <w:t xml:space="preserve">while(K[i].HD&lt;0||K[i].HD&gt;10)</w:t>
      </w:r>
    </w:p>
    <w:p w:rsidR="00000000" w:rsidDel="00000000" w:rsidP="00000000" w:rsidRDefault="00000000" w:rsidRPr="00000000" w14:paraId="000006BA">
      <w:pPr>
        <w:pageBreakBefore w:val="0"/>
        <w:rPr/>
      </w:pPr>
      <w:r w:rsidDel="00000000" w:rsidR="00000000" w:rsidRPr="00000000">
        <w:rPr>
          <w:rtl w:val="0"/>
        </w:rPr>
        <w:tab/>
        <w:tab/>
        <w:t xml:space="preserve">{</w:t>
      </w:r>
    </w:p>
    <w:p w:rsidR="00000000" w:rsidDel="00000000" w:rsidP="00000000" w:rsidRDefault="00000000" w:rsidRPr="00000000" w14:paraId="000006BB">
      <w:pPr>
        <w:pageBreakBefore w:val="0"/>
        <w:rPr/>
      </w:pPr>
      <w:r w:rsidDel="00000000" w:rsidR="00000000" w:rsidRPr="00000000">
        <w:rPr>
          <w:rtl w:val="0"/>
        </w:rPr>
        <w:tab/>
        <w:tab/>
        <w:tab/>
        <w:t xml:space="preserve">printf("Error! Moi nhap lai diem gv huong dan :__");</w:t>
      </w:r>
    </w:p>
    <w:p w:rsidR="00000000" w:rsidDel="00000000" w:rsidP="00000000" w:rsidRDefault="00000000" w:rsidRPr="00000000" w14:paraId="000006BC">
      <w:pPr>
        <w:pageBreakBefore w:val="0"/>
        <w:rPr/>
      </w:pPr>
      <w:r w:rsidDel="00000000" w:rsidR="00000000" w:rsidRPr="00000000">
        <w:rPr>
          <w:rtl w:val="0"/>
        </w:rPr>
        <w:tab/>
        <w:tab/>
        <w:tab/>
        <w:t xml:space="preserve">scanf("%f",&amp;K[i].HD);</w:t>
      </w:r>
    </w:p>
    <w:p w:rsidR="00000000" w:rsidDel="00000000" w:rsidP="00000000" w:rsidRDefault="00000000" w:rsidRPr="00000000" w14:paraId="000006BD">
      <w:pPr>
        <w:pageBreakBefore w:val="0"/>
        <w:rPr/>
      </w:pPr>
      <w:r w:rsidDel="00000000" w:rsidR="00000000" w:rsidRPr="00000000">
        <w:rPr>
          <w:rtl w:val="0"/>
        </w:rPr>
        <w:tab/>
        <w:tab/>
        <w:t xml:space="preserve">}</w:t>
      </w:r>
    </w:p>
    <w:p w:rsidR="00000000" w:rsidDel="00000000" w:rsidP="00000000" w:rsidRDefault="00000000" w:rsidRPr="00000000" w14:paraId="000006BE">
      <w:pPr>
        <w:pageBreakBefore w:val="0"/>
        <w:rPr/>
      </w:pPr>
      <w:r w:rsidDel="00000000" w:rsidR="00000000" w:rsidRPr="00000000">
        <w:rPr>
          <w:rtl w:val="0"/>
        </w:rPr>
        <w:tab/>
        <w:tab/>
        <w:t xml:space="preserve">printf("Diem cua gv phan hieu :__");</w:t>
      </w:r>
    </w:p>
    <w:p w:rsidR="00000000" w:rsidDel="00000000" w:rsidP="00000000" w:rsidRDefault="00000000" w:rsidRPr="00000000" w14:paraId="000006BF">
      <w:pPr>
        <w:pageBreakBefore w:val="0"/>
        <w:rPr/>
      </w:pPr>
      <w:r w:rsidDel="00000000" w:rsidR="00000000" w:rsidRPr="00000000">
        <w:rPr>
          <w:rtl w:val="0"/>
        </w:rPr>
        <w:tab/>
        <w:tab/>
        <w:t xml:space="preserve">scanf("%f",&amp;K[i].PB);</w:t>
      </w:r>
    </w:p>
    <w:p w:rsidR="00000000" w:rsidDel="00000000" w:rsidP="00000000" w:rsidRDefault="00000000" w:rsidRPr="00000000" w14:paraId="000006C0">
      <w:pPr>
        <w:pageBreakBefore w:val="0"/>
        <w:rPr/>
      </w:pPr>
      <w:r w:rsidDel="00000000" w:rsidR="00000000" w:rsidRPr="00000000">
        <w:rPr>
          <w:rtl w:val="0"/>
        </w:rPr>
        <w:tab/>
        <w:tab/>
        <w:t xml:space="preserve">while(K[i].PB&lt;0||K[i].PB&gt;10)</w:t>
      </w:r>
    </w:p>
    <w:p w:rsidR="00000000" w:rsidDel="00000000" w:rsidP="00000000" w:rsidRDefault="00000000" w:rsidRPr="00000000" w14:paraId="000006C1">
      <w:pPr>
        <w:pageBreakBefore w:val="0"/>
        <w:rPr/>
      </w:pPr>
      <w:r w:rsidDel="00000000" w:rsidR="00000000" w:rsidRPr="00000000">
        <w:rPr>
          <w:rtl w:val="0"/>
        </w:rPr>
        <w:tab/>
        <w:tab/>
        <w:t xml:space="preserve">{</w:t>
      </w:r>
    </w:p>
    <w:p w:rsidR="00000000" w:rsidDel="00000000" w:rsidP="00000000" w:rsidRDefault="00000000" w:rsidRPr="00000000" w14:paraId="000006C2">
      <w:pPr>
        <w:pageBreakBefore w:val="0"/>
        <w:rPr/>
      </w:pPr>
      <w:r w:rsidDel="00000000" w:rsidR="00000000" w:rsidRPr="00000000">
        <w:rPr>
          <w:rtl w:val="0"/>
        </w:rPr>
        <w:tab/>
        <w:tab/>
        <w:tab/>
        <w:t xml:space="preserve">printf("Error! Moi nhap lai diem gv phan hieu :__");</w:t>
      </w:r>
    </w:p>
    <w:p w:rsidR="00000000" w:rsidDel="00000000" w:rsidP="00000000" w:rsidRDefault="00000000" w:rsidRPr="00000000" w14:paraId="000006C3">
      <w:pPr>
        <w:pageBreakBefore w:val="0"/>
        <w:rPr/>
      </w:pPr>
      <w:r w:rsidDel="00000000" w:rsidR="00000000" w:rsidRPr="00000000">
        <w:rPr>
          <w:rtl w:val="0"/>
        </w:rPr>
        <w:tab/>
        <w:tab/>
        <w:tab/>
        <w:t xml:space="preserve">scanf("%f",&amp;K[i].PB);</w:t>
      </w:r>
    </w:p>
    <w:p w:rsidR="00000000" w:rsidDel="00000000" w:rsidP="00000000" w:rsidRDefault="00000000" w:rsidRPr="00000000" w14:paraId="000006C4">
      <w:pPr>
        <w:pageBreakBefore w:val="0"/>
        <w:rPr/>
      </w:pPr>
      <w:r w:rsidDel="00000000" w:rsidR="00000000" w:rsidRPr="00000000">
        <w:rPr>
          <w:rtl w:val="0"/>
        </w:rPr>
        <w:tab/>
        <w:tab/>
        <w:t xml:space="preserve">}</w:t>
      </w:r>
    </w:p>
    <w:p w:rsidR="00000000" w:rsidDel="00000000" w:rsidP="00000000" w:rsidRDefault="00000000" w:rsidRPr="00000000" w14:paraId="000006C5">
      <w:pPr>
        <w:pageBreakBefore w:val="0"/>
        <w:rPr/>
      </w:pPr>
      <w:r w:rsidDel="00000000" w:rsidR="00000000" w:rsidRPr="00000000">
        <w:rPr>
          <w:rtl w:val="0"/>
        </w:rPr>
        <w:tab/>
        <w:tab/>
        <w:t xml:space="preserve">for(j=0;j&lt;3;j++)</w:t>
      </w:r>
    </w:p>
    <w:p w:rsidR="00000000" w:rsidDel="00000000" w:rsidP="00000000" w:rsidRDefault="00000000" w:rsidRPr="00000000" w14:paraId="000006C6">
      <w:pPr>
        <w:pageBreakBefore w:val="0"/>
        <w:rPr/>
      </w:pPr>
      <w:r w:rsidDel="00000000" w:rsidR="00000000" w:rsidRPr="00000000">
        <w:rPr>
          <w:rtl w:val="0"/>
        </w:rPr>
        <w:tab/>
        <w:tab/>
        <w:t xml:space="preserve">{</w:t>
      </w:r>
    </w:p>
    <w:p w:rsidR="00000000" w:rsidDel="00000000" w:rsidP="00000000" w:rsidRDefault="00000000" w:rsidRPr="00000000" w14:paraId="000006C7">
      <w:pPr>
        <w:pageBreakBefore w:val="0"/>
        <w:rPr/>
      </w:pPr>
      <w:r w:rsidDel="00000000" w:rsidR="00000000" w:rsidRPr="00000000">
        <w:rPr>
          <w:rtl w:val="0"/>
        </w:rPr>
        <w:tab/>
        <w:tab/>
        <w:tab/>
        <w:t xml:space="preserve">printf("Nhap diem cua hoi dong %d:__",j+1);</w:t>
      </w:r>
    </w:p>
    <w:p w:rsidR="00000000" w:rsidDel="00000000" w:rsidP="00000000" w:rsidRDefault="00000000" w:rsidRPr="00000000" w14:paraId="000006C8">
      <w:pPr>
        <w:pageBreakBefore w:val="0"/>
        <w:rPr/>
      </w:pPr>
      <w:r w:rsidDel="00000000" w:rsidR="00000000" w:rsidRPr="00000000">
        <w:rPr>
          <w:rtl w:val="0"/>
        </w:rPr>
        <w:tab/>
        <w:tab/>
        <w:tab/>
        <w:t xml:space="preserve">scanf("%f",&amp;K[i].hd[j]);</w:t>
      </w:r>
    </w:p>
    <w:p w:rsidR="00000000" w:rsidDel="00000000" w:rsidP="00000000" w:rsidRDefault="00000000" w:rsidRPr="00000000" w14:paraId="000006C9">
      <w:pPr>
        <w:pageBreakBefore w:val="0"/>
        <w:rPr/>
      </w:pPr>
      <w:r w:rsidDel="00000000" w:rsidR="00000000" w:rsidRPr="00000000">
        <w:rPr>
          <w:rtl w:val="0"/>
        </w:rPr>
        <w:tab/>
        <w:tab/>
        <w:tab/>
        <w:t xml:space="preserve">while(K[i].hd[j]&lt;0||K[i].hd[j]&gt;10)</w:t>
      </w:r>
    </w:p>
    <w:p w:rsidR="00000000" w:rsidDel="00000000" w:rsidP="00000000" w:rsidRDefault="00000000" w:rsidRPr="00000000" w14:paraId="000006CA">
      <w:pPr>
        <w:pageBreakBefore w:val="0"/>
        <w:rPr/>
      </w:pPr>
      <w:r w:rsidDel="00000000" w:rsidR="00000000" w:rsidRPr="00000000">
        <w:rPr>
          <w:rtl w:val="0"/>
        </w:rPr>
        <w:tab/>
        <w:tab/>
        <w:t xml:space="preserve">{</w:t>
      </w:r>
    </w:p>
    <w:p w:rsidR="00000000" w:rsidDel="00000000" w:rsidP="00000000" w:rsidRDefault="00000000" w:rsidRPr="00000000" w14:paraId="000006CB">
      <w:pPr>
        <w:pageBreakBefore w:val="0"/>
        <w:rPr/>
      </w:pPr>
      <w:r w:rsidDel="00000000" w:rsidR="00000000" w:rsidRPr="00000000">
        <w:rPr>
          <w:rtl w:val="0"/>
        </w:rPr>
        <w:tab/>
        <w:tab/>
        <w:tab/>
        <w:t xml:space="preserve">printf("Error! Moi nhap lai diem hoi dong %d :__",j+1);</w:t>
      </w:r>
    </w:p>
    <w:p w:rsidR="00000000" w:rsidDel="00000000" w:rsidP="00000000" w:rsidRDefault="00000000" w:rsidRPr="00000000" w14:paraId="000006CC">
      <w:pPr>
        <w:pageBreakBefore w:val="0"/>
        <w:rPr/>
      </w:pPr>
      <w:r w:rsidDel="00000000" w:rsidR="00000000" w:rsidRPr="00000000">
        <w:rPr>
          <w:rtl w:val="0"/>
        </w:rPr>
        <w:tab/>
        <w:tab/>
        <w:tab/>
        <w:t xml:space="preserve">scanf("%f",&amp;K[i].hd[j]);</w:t>
      </w:r>
    </w:p>
    <w:p w:rsidR="00000000" w:rsidDel="00000000" w:rsidP="00000000" w:rsidRDefault="00000000" w:rsidRPr="00000000" w14:paraId="000006CD">
      <w:pPr>
        <w:pageBreakBefore w:val="0"/>
        <w:rPr/>
      </w:pPr>
      <w:r w:rsidDel="00000000" w:rsidR="00000000" w:rsidRPr="00000000">
        <w:rPr>
          <w:rtl w:val="0"/>
        </w:rPr>
        <w:tab/>
        <w:tab/>
        <w:t xml:space="preserve">}</w:t>
      </w:r>
    </w:p>
    <w:p w:rsidR="00000000" w:rsidDel="00000000" w:rsidP="00000000" w:rsidRDefault="00000000" w:rsidRPr="00000000" w14:paraId="000006CE">
      <w:pPr>
        <w:pageBreakBefore w:val="0"/>
        <w:rPr/>
      </w:pPr>
      <w:r w:rsidDel="00000000" w:rsidR="00000000" w:rsidRPr="00000000">
        <w:rPr>
          <w:rtl w:val="0"/>
        </w:rPr>
        <w:tab/>
        <w:tab/>
        <w:t xml:space="preserve">K[i].ck+=K[i].hd[j];</w:t>
      </w:r>
    </w:p>
    <w:p w:rsidR="00000000" w:rsidDel="00000000" w:rsidP="00000000" w:rsidRDefault="00000000" w:rsidRPr="00000000" w14:paraId="000006CF">
      <w:pPr>
        <w:pageBreakBefore w:val="0"/>
        <w:rPr/>
      </w:pPr>
      <w:r w:rsidDel="00000000" w:rsidR="00000000" w:rsidRPr="00000000">
        <w:rPr>
          <w:rtl w:val="0"/>
        </w:rPr>
        <w:tab/>
        <w:t xml:space="preserve">    }</w:t>
      </w:r>
    </w:p>
    <w:p w:rsidR="00000000" w:rsidDel="00000000" w:rsidP="00000000" w:rsidRDefault="00000000" w:rsidRPr="00000000" w14:paraId="000006D0">
      <w:pPr>
        <w:pageBreakBefore w:val="0"/>
        <w:rPr/>
      </w:pPr>
      <w:r w:rsidDel="00000000" w:rsidR="00000000" w:rsidRPr="00000000">
        <w:rPr>
          <w:rtl w:val="0"/>
        </w:rPr>
        <w:tab/>
        <w:tab/>
        <w:t xml:space="preserve">K[i].gk=0.5*(K[i].HD+K[i].PB);</w:t>
      </w:r>
    </w:p>
    <w:p w:rsidR="00000000" w:rsidDel="00000000" w:rsidP="00000000" w:rsidRDefault="00000000" w:rsidRPr="00000000" w14:paraId="000006D1">
      <w:pPr>
        <w:pageBreakBefore w:val="0"/>
        <w:rPr/>
      </w:pPr>
      <w:r w:rsidDel="00000000" w:rsidR="00000000" w:rsidRPr="00000000">
        <w:rPr>
          <w:rtl w:val="0"/>
        </w:rPr>
        <w:tab/>
        <w:t xml:space="preserve">    if(K[i].hd[0]&lt;5.5||K[i].hd[1]&lt;5.5||K[i].hd[2]&lt;5.5)</w:t>
      </w:r>
    </w:p>
    <w:p w:rsidR="00000000" w:rsidDel="00000000" w:rsidP="00000000" w:rsidRDefault="00000000" w:rsidRPr="00000000" w14:paraId="000006D2">
      <w:pPr>
        <w:pageBreakBefore w:val="0"/>
        <w:rPr/>
      </w:pPr>
      <w:r w:rsidDel="00000000" w:rsidR="00000000" w:rsidRPr="00000000">
        <w:rPr>
          <w:rtl w:val="0"/>
        </w:rPr>
        <w:tab/>
        <w:tab/>
        <w:t xml:space="preserve">{</w:t>
      </w:r>
    </w:p>
    <w:p w:rsidR="00000000" w:rsidDel="00000000" w:rsidP="00000000" w:rsidRDefault="00000000" w:rsidRPr="00000000" w14:paraId="000006D3">
      <w:pPr>
        <w:pageBreakBefore w:val="0"/>
        <w:rPr/>
      </w:pPr>
      <w:r w:rsidDel="00000000" w:rsidR="00000000" w:rsidRPr="00000000">
        <w:rPr>
          <w:rtl w:val="0"/>
        </w:rPr>
        <w:tab/>
        <w:tab/>
        <w:tab/>
        <w:t xml:space="preserve">K[i].ck=0;</w:t>
      </w:r>
    </w:p>
    <w:p w:rsidR="00000000" w:rsidDel="00000000" w:rsidP="00000000" w:rsidRDefault="00000000" w:rsidRPr="00000000" w14:paraId="000006D4">
      <w:pPr>
        <w:pageBreakBefore w:val="0"/>
        <w:rPr/>
      </w:pPr>
      <w:r w:rsidDel="00000000" w:rsidR="00000000" w:rsidRPr="00000000">
        <w:rPr>
          <w:rtl w:val="0"/>
        </w:rPr>
        <w:tab/>
        <w:tab/>
        <w:t xml:space="preserve">}</w:t>
      </w:r>
    </w:p>
    <w:p w:rsidR="00000000" w:rsidDel="00000000" w:rsidP="00000000" w:rsidRDefault="00000000" w:rsidRPr="00000000" w14:paraId="000006D5">
      <w:pPr>
        <w:pageBreakBefore w:val="0"/>
        <w:rPr/>
      </w:pPr>
      <w:r w:rsidDel="00000000" w:rsidR="00000000" w:rsidRPr="00000000">
        <w:rPr>
          <w:rtl w:val="0"/>
        </w:rPr>
        <w:tab/>
        <w:tab/>
      </w:r>
    </w:p>
    <w:p w:rsidR="00000000" w:rsidDel="00000000" w:rsidP="00000000" w:rsidRDefault="00000000" w:rsidRPr="00000000" w14:paraId="000006D6">
      <w:pPr>
        <w:pageBreakBefore w:val="0"/>
        <w:rPr/>
      </w:pPr>
      <w:r w:rsidDel="00000000" w:rsidR="00000000" w:rsidRPr="00000000">
        <w:rPr>
          <w:rtl w:val="0"/>
        </w:rPr>
        <w:tab/>
        <w:tab/>
        <w:t xml:space="preserve">if(K[i].HD&lt;5.5||K[i].PB&lt;5.5)</w:t>
      </w:r>
    </w:p>
    <w:p w:rsidR="00000000" w:rsidDel="00000000" w:rsidP="00000000" w:rsidRDefault="00000000" w:rsidRPr="00000000" w14:paraId="000006D7">
      <w:pPr>
        <w:pageBreakBefore w:val="0"/>
        <w:rPr/>
      </w:pPr>
      <w:r w:rsidDel="00000000" w:rsidR="00000000" w:rsidRPr="00000000">
        <w:rPr>
          <w:rtl w:val="0"/>
        </w:rPr>
        <w:tab/>
        <w:tab/>
        <w:t xml:space="preserve">{</w:t>
      </w:r>
    </w:p>
    <w:p w:rsidR="00000000" w:rsidDel="00000000" w:rsidP="00000000" w:rsidRDefault="00000000" w:rsidRPr="00000000" w14:paraId="000006D8">
      <w:pPr>
        <w:pageBreakBefore w:val="0"/>
        <w:rPr/>
      </w:pPr>
      <w:r w:rsidDel="00000000" w:rsidR="00000000" w:rsidRPr="00000000">
        <w:rPr>
          <w:rtl w:val="0"/>
        </w:rPr>
        <w:tab/>
        <w:tab/>
        <w:tab/>
        <w:t xml:space="preserve">K[i].gk=0;</w:t>
      </w:r>
    </w:p>
    <w:p w:rsidR="00000000" w:rsidDel="00000000" w:rsidP="00000000" w:rsidRDefault="00000000" w:rsidRPr="00000000" w14:paraId="000006D9">
      <w:pPr>
        <w:pageBreakBefore w:val="0"/>
        <w:rPr/>
      </w:pPr>
      <w:r w:rsidDel="00000000" w:rsidR="00000000" w:rsidRPr="00000000">
        <w:rPr>
          <w:rtl w:val="0"/>
        </w:rPr>
        <w:tab/>
        <w:tab/>
        <w:t xml:space="preserve">}</w:t>
      </w:r>
    </w:p>
    <w:p w:rsidR="00000000" w:rsidDel="00000000" w:rsidP="00000000" w:rsidRDefault="00000000" w:rsidRPr="00000000" w14:paraId="000006DA">
      <w:pPr>
        <w:pageBreakBefore w:val="0"/>
        <w:rPr/>
      </w:pPr>
      <w:r w:rsidDel="00000000" w:rsidR="00000000" w:rsidRPr="00000000">
        <w:rPr>
          <w:rtl w:val="0"/>
        </w:rPr>
        <w:tab/>
        <w:t xml:space="preserve">}</w:t>
      </w:r>
    </w:p>
    <w:p w:rsidR="00000000" w:rsidDel="00000000" w:rsidP="00000000" w:rsidRDefault="00000000" w:rsidRPr="00000000" w14:paraId="000006DB">
      <w:pPr>
        <w:pageBreakBefore w:val="0"/>
        <w:rPr/>
      </w:pPr>
      <w:r w:rsidDel="00000000" w:rsidR="00000000" w:rsidRPr="00000000">
        <w:rPr>
          <w:rtl w:val="0"/>
        </w:rPr>
        <w:tab/>
        <w:t xml:space="preserve">int dem=0;</w:t>
      </w:r>
    </w:p>
    <w:p w:rsidR="00000000" w:rsidDel="00000000" w:rsidP="00000000" w:rsidRDefault="00000000" w:rsidRPr="00000000" w14:paraId="000006DC">
      <w:pPr>
        <w:pageBreakBefore w:val="0"/>
        <w:rPr/>
      </w:pPr>
      <w:r w:rsidDel="00000000" w:rsidR="00000000" w:rsidRPr="00000000">
        <w:rPr>
          <w:rtl w:val="0"/>
        </w:rPr>
        <w:tab/>
        <w:t xml:space="preserve">for(i=0;i&lt;n;i++)</w:t>
      </w:r>
    </w:p>
    <w:p w:rsidR="00000000" w:rsidDel="00000000" w:rsidP="00000000" w:rsidRDefault="00000000" w:rsidRPr="00000000" w14:paraId="000006DD">
      <w:pPr>
        <w:pageBreakBefore w:val="0"/>
        <w:rPr/>
      </w:pPr>
      <w:r w:rsidDel="00000000" w:rsidR="00000000" w:rsidRPr="00000000">
        <w:rPr>
          <w:rtl w:val="0"/>
        </w:rPr>
        <w:tab/>
        <w:t xml:space="preserve">{</w:t>
      </w:r>
    </w:p>
    <w:p w:rsidR="00000000" w:rsidDel="00000000" w:rsidP="00000000" w:rsidRDefault="00000000" w:rsidRPr="00000000" w14:paraId="000006DE">
      <w:pPr>
        <w:pageBreakBefore w:val="0"/>
        <w:rPr/>
      </w:pPr>
      <w:r w:rsidDel="00000000" w:rsidR="00000000" w:rsidRPr="00000000">
        <w:rPr>
          <w:rtl w:val="0"/>
        </w:rPr>
        <w:tab/>
        <w:tab/>
        <w:t xml:space="preserve">if(dem==0)</w:t>
      </w:r>
    </w:p>
    <w:p w:rsidR="00000000" w:rsidDel="00000000" w:rsidP="00000000" w:rsidRDefault="00000000" w:rsidRPr="00000000" w14:paraId="000006DF">
      <w:pPr>
        <w:pageBreakBefore w:val="0"/>
        <w:rPr/>
      </w:pPr>
      <w:r w:rsidDel="00000000" w:rsidR="00000000" w:rsidRPr="00000000">
        <w:rPr>
          <w:rtl w:val="0"/>
        </w:rPr>
        <w:tab/>
        <w:tab/>
        <w:t xml:space="preserve">{</w:t>
      </w:r>
    </w:p>
    <w:p w:rsidR="00000000" w:rsidDel="00000000" w:rsidP="00000000" w:rsidRDefault="00000000" w:rsidRPr="00000000" w14:paraId="000006E0">
      <w:pPr>
        <w:pageBreakBefore w:val="0"/>
        <w:rPr/>
      </w:pPr>
      <w:r w:rsidDel="00000000" w:rsidR="00000000" w:rsidRPr="00000000">
        <w:rPr>
          <w:rtl w:val="0"/>
        </w:rPr>
        <w:tab/>
        <w:tab/>
        <w:t xml:space="preserve">printf("%-5s %-30s %-5s %-5s %-5s %-5s %-5s %-5s %-5s\n","MSSV","Ho ten sv","HD","PB","HD1","HD2","HD3","GK","CK");</w:t>
      </w:r>
    </w:p>
    <w:p w:rsidR="00000000" w:rsidDel="00000000" w:rsidP="00000000" w:rsidRDefault="00000000" w:rsidRPr="00000000" w14:paraId="000006E1">
      <w:pPr>
        <w:pageBreakBefore w:val="0"/>
        <w:rPr/>
      </w:pPr>
      <w:r w:rsidDel="00000000" w:rsidR="00000000" w:rsidRPr="00000000">
        <w:rPr>
          <w:rtl w:val="0"/>
        </w:rPr>
        <w:tab/>
        <w:tab/>
        <w:t xml:space="preserve">printf("%-5s %-30s %-5.1f %-5.1f %-5.1f %-5.1f %-5.1f %-5.1f %-5.1f\n",K[i].mssv,K[i].ten,K[i].HD,K[i].PB,K[i].hd[0],K[i].hd[1],K[i].hd[2],K[i].gk,K[i].ck/3);</w:t>
      </w:r>
    </w:p>
    <w:p w:rsidR="00000000" w:rsidDel="00000000" w:rsidP="00000000" w:rsidRDefault="00000000" w:rsidRPr="00000000" w14:paraId="000006E2">
      <w:pPr>
        <w:pageBreakBefore w:val="0"/>
        <w:rPr/>
      </w:pPr>
      <w:r w:rsidDel="00000000" w:rsidR="00000000" w:rsidRPr="00000000">
        <w:rPr>
          <w:rtl w:val="0"/>
        </w:rPr>
        <w:tab/>
        <w:tab/>
        <w:t xml:space="preserve">dem++;</w:t>
      </w:r>
    </w:p>
    <w:p w:rsidR="00000000" w:rsidDel="00000000" w:rsidP="00000000" w:rsidRDefault="00000000" w:rsidRPr="00000000" w14:paraId="000006E3">
      <w:pPr>
        <w:pageBreakBefore w:val="0"/>
        <w:rPr/>
      </w:pPr>
      <w:r w:rsidDel="00000000" w:rsidR="00000000" w:rsidRPr="00000000">
        <w:rPr>
          <w:rtl w:val="0"/>
        </w:rPr>
        <w:tab/>
        <w:tab/>
        <w:t xml:space="preserve">}</w:t>
      </w:r>
    </w:p>
    <w:p w:rsidR="00000000" w:rsidDel="00000000" w:rsidP="00000000" w:rsidRDefault="00000000" w:rsidRPr="00000000" w14:paraId="000006E4">
      <w:pPr>
        <w:pageBreakBefore w:val="0"/>
        <w:rPr/>
      </w:pPr>
      <w:r w:rsidDel="00000000" w:rsidR="00000000" w:rsidRPr="00000000">
        <w:rPr>
          <w:rtl w:val="0"/>
        </w:rPr>
        <w:tab/>
        <w:tab/>
        <w:t xml:space="preserve">else </w:t>
      </w:r>
    </w:p>
    <w:p w:rsidR="00000000" w:rsidDel="00000000" w:rsidP="00000000" w:rsidRDefault="00000000" w:rsidRPr="00000000" w14:paraId="000006E5">
      <w:pPr>
        <w:pageBreakBefore w:val="0"/>
        <w:rPr/>
      </w:pPr>
      <w:r w:rsidDel="00000000" w:rsidR="00000000" w:rsidRPr="00000000">
        <w:rPr>
          <w:rtl w:val="0"/>
        </w:rPr>
        <w:tab/>
        <w:tab/>
        <w:t xml:space="preserve">printf("%-5s %-30s %-5.1f %-5.1f %-5.1f %-5.1f %-5.1f %-5.1f %-5.1f\n",K[i].mssv,K[i].ten,K[i].HD,K[i].PB,K[i].hd[0],K[i].hd[1],K[i].hd[2],K[i].gk,K[i].ck/3);</w:t>
      </w:r>
    </w:p>
    <w:p w:rsidR="00000000" w:rsidDel="00000000" w:rsidP="00000000" w:rsidRDefault="00000000" w:rsidRPr="00000000" w14:paraId="000006E6">
      <w:pPr>
        <w:pageBreakBefore w:val="0"/>
        <w:rPr/>
      </w:pPr>
      <w:r w:rsidDel="00000000" w:rsidR="00000000" w:rsidRPr="00000000">
        <w:rPr>
          <w:rtl w:val="0"/>
        </w:rPr>
        <w:tab/>
        <w:t xml:space="preserve">}</w:t>
      </w:r>
    </w:p>
    <w:p w:rsidR="00000000" w:rsidDel="00000000" w:rsidP="00000000" w:rsidRDefault="00000000" w:rsidRPr="00000000" w14:paraId="000006E7">
      <w:pPr>
        <w:pageBreakBefore w:val="0"/>
        <w:rPr/>
      </w:pPr>
      <w:r w:rsidDel="00000000" w:rsidR="00000000" w:rsidRPr="00000000">
        <w:rPr>
          <w:rtl w:val="0"/>
        </w:rPr>
        <w:t xml:space="preserve">}</w:t>
      </w:r>
    </w:p>
    <w:p w:rsidR="00000000" w:rsidDel="00000000" w:rsidP="00000000" w:rsidRDefault="00000000" w:rsidRPr="00000000" w14:paraId="000006E8">
      <w:pPr>
        <w:pageBreakBefore w:val="0"/>
        <w:rPr/>
      </w:pPr>
      <w:r w:rsidDel="00000000" w:rsidR="00000000" w:rsidRPr="00000000">
        <w:rPr>
          <w:rtl w:val="0"/>
        </w:rPr>
        <w:t xml:space="preserve">void nhapthem(SV*K,int n,int k)</w:t>
      </w:r>
    </w:p>
    <w:p w:rsidR="00000000" w:rsidDel="00000000" w:rsidP="00000000" w:rsidRDefault="00000000" w:rsidRPr="00000000" w14:paraId="000006E9">
      <w:pPr>
        <w:pageBreakBefore w:val="0"/>
        <w:rPr/>
      </w:pPr>
      <w:r w:rsidDel="00000000" w:rsidR="00000000" w:rsidRPr="00000000">
        <w:rPr>
          <w:rtl w:val="0"/>
        </w:rPr>
        <w:t xml:space="preserve">{</w:t>
      </w:r>
    </w:p>
    <w:p w:rsidR="00000000" w:rsidDel="00000000" w:rsidP="00000000" w:rsidRDefault="00000000" w:rsidRPr="00000000" w14:paraId="000006EA">
      <w:pPr>
        <w:pageBreakBefore w:val="0"/>
        <w:rPr/>
      </w:pPr>
      <w:r w:rsidDel="00000000" w:rsidR="00000000" w:rsidRPr="00000000">
        <w:rPr>
          <w:rtl w:val="0"/>
        </w:rPr>
        <w:tab/>
        <w:t xml:space="preserve">int i,j;</w:t>
      </w:r>
    </w:p>
    <w:p w:rsidR="00000000" w:rsidDel="00000000" w:rsidP="00000000" w:rsidRDefault="00000000" w:rsidRPr="00000000" w14:paraId="000006EB">
      <w:pPr>
        <w:pageBreakBefore w:val="0"/>
        <w:rPr/>
      </w:pPr>
      <w:r w:rsidDel="00000000" w:rsidR="00000000" w:rsidRPr="00000000">
        <w:rPr>
          <w:rtl w:val="0"/>
        </w:rPr>
        <w:tab/>
        <w:t xml:space="preserve">for(i=n-k;i&lt;n;i++)</w:t>
      </w:r>
    </w:p>
    <w:p w:rsidR="00000000" w:rsidDel="00000000" w:rsidP="00000000" w:rsidRDefault="00000000" w:rsidRPr="00000000" w14:paraId="000006EC">
      <w:pPr>
        <w:pageBreakBefore w:val="0"/>
        <w:rPr/>
      </w:pPr>
      <w:r w:rsidDel="00000000" w:rsidR="00000000" w:rsidRPr="00000000">
        <w:rPr>
          <w:rtl w:val="0"/>
        </w:rPr>
        <w:tab/>
        <w:t xml:space="preserve">{</w:t>
      </w:r>
    </w:p>
    <w:p w:rsidR="00000000" w:rsidDel="00000000" w:rsidP="00000000" w:rsidRDefault="00000000" w:rsidRPr="00000000" w14:paraId="000006ED">
      <w:pPr>
        <w:pageBreakBefore w:val="0"/>
        <w:rPr/>
      </w:pPr>
      <w:r w:rsidDel="00000000" w:rsidR="00000000" w:rsidRPr="00000000">
        <w:rPr>
          <w:rtl w:val="0"/>
        </w:rPr>
        <w:tab/>
        <w:tab/>
        <w:t xml:space="preserve">K[i].ck=0;</w:t>
      </w:r>
    </w:p>
    <w:p w:rsidR="00000000" w:rsidDel="00000000" w:rsidP="00000000" w:rsidRDefault="00000000" w:rsidRPr="00000000" w14:paraId="000006EE">
      <w:pPr>
        <w:pageBreakBefore w:val="0"/>
        <w:rPr/>
      </w:pPr>
      <w:r w:rsidDel="00000000" w:rsidR="00000000" w:rsidRPr="00000000">
        <w:rPr>
          <w:rtl w:val="0"/>
        </w:rPr>
        <w:tab/>
        <w:tab/>
        <w:t xml:space="preserve">printf("Thong tin sinh vien %d :\n",i+1);</w:t>
      </w:r>
    </w:p>
    <w:p w:rsidR="00000000" w:rsidDel="00000000" w:rsidP="00000000" w:rsidRDefault="00000000" w:rsidRPr="00000000" w14:paraId="000006EF">
      <w:pPr>
        <w:pageBreakBefore w:val="0"/>
        <w:rPr/>
      </w:pPr>
      <w:r w:rsidDel="00000000" w:rsidR="00000000" w:rsidRPr="00000000">
        <w:rPr>
          <w:rtl w:val="0"/>
        </w:rPr>
        <w:tab/>
        <w:tab/>
        <w:t xml:space="preserve">printf("Ho ten :__");</w:t>
      </w:r>
    </w:p>
    <w:p w:rsidR="00000000" w:rsidDel="00000000" w:rsidP="00000000" w:rsidRDefault="00000000" w:rsidRPr="00000000" w14:paraId="000006F0">
      <w:pPr>
        <w:pageBreakBefore w:val="0"/>
        <w:rPr/>
      </w:pPr>
      <w:r w:rsidDel="00000000" w:rsidR="00000000" w:rsidRPr="00000000">
        <w:rPr>
          <w:rtl w:val="0"/>
        </w:rPr>
        <w:tab/>
        <w:tab/>
        <w:t xml:space="preserve">fflush(stdin);  gets(K[i].ten);</w:t>
      </w:r>
    </w:p>
    <w:p w:rsidR="00000000" w:rsidDel="00000000" w:rsidP="00000000" w:rsidRDefault="00000000" w:rsidRPr="00000000" w14:paraId="000006F1">
      <w:pPr>
        <w:pageBreakBefore w:val="0"/>
        <w:rPr/>
      </w:pPr>
      <w:r w:rsidDel="00000000" w:rsidR="00000000" w:rsidRPr="00000000">
        <w:rPr>
          <w:rtl w:val="0"/>
        </w:rPr>
        <w:tab/>
        <w:tab/>
        <w:t xml:space="preserve">while(kiemtraten(K[i].ten)!=0)</w:t>
      </w:r>
    </w:p>
    <w:p w:rsidR="00000000" w:rsidDel="00000000" w:rsidP="00000000" w:rsidRDefault="00000000" w:rsidRPr="00000000" w14:paraId="000006F2">
      <w:pPr>
        <w:pageBreakBefore w:val="0"/>
        <w:rPr/>
      </w:pPr>
      <w:r w:rsidDel="00000000" w:rsidR="00000000" w:rsidRPr="00000000">
        <w:rPr>
          <w:rtl w:val="0"/>
        </w:rPr>
        <w:tab/>
        <w:tab/>
        <w:t xml:space="preserve">{</w:t>
      </w:r>
    </w:p>
    <w:p w:rsidR="00000000" w:rsidDel="00000000" w:rsidP="00000000" w:rsidRDefault="00000000" w:rsidRPr="00000000" w14:paraId="000006F3">
      <w:pPr>
        <w:pageBreakBefore w:val="0"/>
        <w:rPr/>
      </w:pPr>
      <w:r w:rsidDel="00000000" w:rsidR="00000000" w:rsidRPr="00000000">
        <w:rPr>
          <w:rtl w:val="0"/>
        </w:rPr>
        <w:tab/>
        <w:tab/>
        <w:t xml:space="preserve">printf("Nhap lai Ho ten :__");</w:t>
      </w:r>
    </w:p>
    <w:p w:rsidR="00000000" w:rsidDel="00000000" w:rsidP="00000000" w:rsidRDefault="00000000" w:rsidRPr="00000000" w14:paraId="000006F4">
      <w:pPr>
        <w:pageBreakBefore w:val="0"/>
        <w:rPr/>
      </w:pPr>
      <w:r w:rsidDel="00000000" w:rsidR="00000000" w:rsidRPr="00000000">
        <w:rPr>
          <w:rtl w:val="0"/>
        </w:rPr>
        <w:tab/>
        <w:tab/>
        <w:t xml:space="preserve">fflush(stdin);  gets(K[i].ten);</w:t>
      </w:r>
    </w:p>
    <w:p w:rsidR="00000000" w:rsidDel="00000000" w:rsidP="00000000" w:rsidRDefault="00000000" w:rsidRPr="00000000" w14:paraId="000006F5">
      <w:pPr>
        <w:pageBreakBefore w:val="0"/>
        <w:rPr/>
      </w:pPr>
      <w:r w:rsidDel="00000000" w:rsidR="00000000" w:rsidRPr="00000000">
        <w:rPr>
          <w:rtl w:val="0"/>
        </w:rPr>
        <w:tab/>
        <w:tab/>
        <w:t xml:space="preserve">}</w:t>
      </w:r>
    </w:p>
    <w:p w:rsidR="00000000" w:rsidDel="00000000" w:rsidP="00000000" w:rsidRDefault="00000000" w:rsidRPr="00000000" w14:paraId="000006F6">
      <w:pPr>
        <w:pageBreakBefore w:val="0"/>
        <w:rPr/>
      </w:pPr>
      <w:r w:rsidDel="00000000" w:rsidR="00000000" w:rsidRPr="00000000">
        <w:rPr>
          <w:rtl w:val="0"/>
        </w:rPr>
        <w:tab/>
        <w:tab/>
        <w:t xml:space="preserve">printf("MSSV :__");</w:t>
      </w:r>
    </w:p>
    <w:p w:rsidR="00000000" w:rsidDel="00000000" w:rsidP="00000000" w:rsidRDefault="00000000" w:rsidRPr="00000000" w14:paraId="000006F7">
      <w:pPr>
        <w:pageBreakBefore w:val="0"/>
        <w:rPr/>
      </w:pPr>
      <w:r w:rsidDel="00000000" w:rsidR="00000000" w:rsidRPr="00000000">
        <w:rPr>
          <w:rtl w:val="0"/>
        </w:rPr>
        <w:tab/>
        <w:tab/>
        <w:t xml:space="preserve">fflush(stdin);  gets(K[i].mssv);</w:t>
      </w:r>
    </w:p>
    <w:p w:rsidR="00000000" w:rsidDel="00000000" w:rsidP="00000000" w:rsidRDefault="00000000" w:rsidRPr="00000000" w14:paraId="000006F8">
      <w:pPr>
        <w:pageBreakBefore w:val="0"/>
        <w:rPr/>
      </w:pPr>
      <w:r w:rsidDel="00000000" w:rsidR="00000000" w:rsidRPr="00000000">
        <w:rPr>
          <w:rtl w:val="0"/>
        </w:rPr>
        <w:tab/>
        <w:tab/>
        <w:t xml:space="preserve">while(checkmssv(K,i+1)==1)</w:t>
      </w:r>
    </w:p>
    <w:p w:rsidR="00000000" w:rsidDel="00000000" w:rsidP="00000000" w:rsidRDefault="00000000" w:rsidRPr="00000000" w14:paraId="000006F9">
      <w:pPr>
        <w:pageBreakBefore w:val="0"/>
        <w:rPr/>
      </w:pPr>
      <w:r w:rsidDel="00000000" w:rsidR="00000000" w:rsidRPr="00000000">
        <w:rPr>
          <w:rtl w:val="0"/>
        </w:rPr>
        <w:tab/>
        <w:tab/>
        <w:t xml:space="preserve">{</w:t>
      </w:r>
    </w:p>
    <w:p w:rsidR="00000000" w:rsidDel="00000000" w:rsidP="00000000" w:rsidRDefault="00000000" w:rsidRPr="00000000" w14:paraId="000006FA">
      <w:pPr>
        <w:pageBreakBefore w:val="0"/>
        <w:rPr/>
      </w:pPr>
      <w:r w:rsidDel="00000000" w:rsidR="00000000" w:rsidRPr="00000000">
        <w:rPr>
          <w:rtl w:val="0"/>
        </w:rPr>
        <w:tab/>
        <w:tab/>
        <w:t xml:space="preserve">printf("Nhap lai MSSV :__");</w:t>
      </w:r>
    </w:p>
    <w:p w:rsidR="00000000" w:rsidDel="00000000" w:rsidP="00000000" w:rsidRDefault="00000000" w:rsidRPr="00000000" w14:paraId="000006FB">
      <w:pPr>
        <w:pageBreakBefore w:val="0"/>
        <w:rPr/>
      </w:pPr>
      <w:r w:rsidDel="00000000" w:rsidR="00000000" w:rsidRPr="00000000">
        <w:rPr>
          <w:rtl w:val="0"/>
        </w:rPr>
        <w:tab/>
        <w:tab/>
        <w:t xml:space="preserve">fflush(stdin);  gets(K[i].mssv);</w:t>
      </w:r>
    </w:p>
    <w:p w:rsidR="00000000" w:rsidDel="00000000" w:rsidP="00000000" w:rsidRDefault="00000000" w:rsidRPr="00000000" w14:paraId="000006FC">
      <w:pPr>
        <w:pageBreakBefore w:val="0"/>
        <w:rPr/>
      </w:pPr>
      <w:r w:rsidDel="00000000" w:rsidR="00000000" w:rsidRPr="00000000">
        <w:rPr>
          <w:rtl w:val="0"/>
        </w:rPr>
        <w:tab/>
        <w:tab/>
        <w:t xml:space="preserve">}</w:t>
      </w:r>
    </w:p>
    <w:p w:rsidR="00000000" w:rsidDel="00000000" w:rsidP="00000000" w:rsidRDefault="00000000" w:rsidRPr="00000000" w14:paraId="000006FD">
      <w:pPr>
        <w:pageBreakBefore w:val="0"/>
        <w:rPr/>
      </w:pPr>
      <w:r w:rsidDel="00000000" w:rsidR="00000000" w:rsidRPr="00000000">
        <w:rPr>
          <w:rtl w:val="0"/>
        </w:rPr>
        <w:tab/>
        <w:tab/>
        <w:t xml:space="preserve">printf("Diem cua gv huong dan :__");</w:t>
      </w:r>
    </w:p>
    <w:p w:rsidR="00000000" w:rsidDel="00000000" w:rsidP="00000000" w:rsidRDefault="00000000" w:rsidRPr="00000000" w14:paraId="000006FE">
      <w:pPr>
        <w:pageBreakBefore w:val="0"/>
        <w:rPr/>
      </w:pPr>
      <w:r w:rsidDel="00000000" w:rsidR="00000000" w:rsidRPr="00000000">
        <w:rPr>
          <w:rtl w:val="0"/>
        </w:rPr>
        <w:tab/>
        <w:tab/>
        <w:t xml:space="preserve">scanf("%f",&amp;K[i].HD);</w:t>
      </w:r>
    </w:p>
    <w:p w:rsidR="00000000" w:rsidDel="00000000" w:rsidP="00000000" w:rsidRDefault="00000000" w:rsidRPr="00000000" w14:paraId="000006FF">
      <w:pPr>
        <w:pageBreakBefore w:val="0"/>
        <w:rPr/>
      </w:pPr>
      <w:r w:rsidDel="00000000" w:rsidR="00000000" w:rsidRPr="00000000">
        <w:rPr>
          <w:rtl w:val="0"/>
        </w:rPr>
        <w:tab/>
        <w:tab/>
        <w:t xml:space="preserve">while(K[i].HD&lt;0||K[i].HD&gt;10)</w:t>
      </w:r>
    </w:p>
    <w:p w:rsidR="00000000" w:rsidDel="00000000" w:rsidP="00000000" w:rsidRDefault="00000000" w:rsidRPr="00000000" w14:paraId="00000700">
      <w:pPr>
        <w:pageBreakBefore w:val="0"/>
        <w:rPr/>
      </w:pPr>
      <w:r w:rsidDel="00000000" w:rsidR="00000000" w:rsidRPr="00000000">
        <w:rPr>
          <w:rtl w:val="0"/>
        </w:rPr>
        <w:tab/>
        <w:tab/>
        <w:t xml:space="preserve">{</w:t>
      </w:r>
    </w:p>
    <w:p w:rsidR="00000000" w:rsidDel="00000000" w:rsidP="00000000" w:rsidRDefault="00000000" w:rsidRPr="00000000" w14:paraId="00000701">
      <w:pPr>
        <w:pageBreakBefore w:val="0"/>
        <w:rPr/>
      </w:pPr>
      <w:r w:rsidDel="00000000" w:rsidR="00000000" w:rsidRPr="00000000">
        <w:rPr>
          <w:rtl w:val="0"/>
        </w:rPr>
        <w:tab/>
        <w:tab/>
        <w:tab/>
        <w:t xml:space="preserve">printf("Error! Moi nhap lai diem gv huong dan :__");</w:t>
      </w:r>
    </w:p>
    <w:p w:rsidR="00000000" w:rsidDel="00000000" w:rsidP="00000000" w:rsidRDefault="00000000" w:rsidRPr="00000000" w14:paraId="00000702">
      <w:pPr>
        <w:pageBreakBefore w:val="0"/>
        <w:rPr/>
      </w:pPr>
      <w:r w:rsidDel="00000000" w:rsidR="00000000" w:rsidRPr="00000000">
        <w:rPr>
          <w:rtl w:val="0"/>
        </w:rPr>
        <w:tab/>
        <w:tab/>
        <w:tab/>
        <w:t xml:space="preserve">scanf("%f",&amp;K[i].HD);</w:t>
      </w:r>
    </w:p>
    <w:p w:rsidR="00000000" w:rsidDel="00000000" w:rsidP="00000000" w:rsidRDefault="00000000" w:rsidRPr="00000000" w14:paraId="00000703">
      <w:pPr>
        <w:pageBreakBefore w:val="0"/>
        <w:rPr/>
      </w:pPr>
      <w:r w:rsidDel="00000000" w:rsidR="00000000" w:rsidRPr="00000000">
        <w:rPr>
          <w:rtl w:val="0"/>
        </w:rPr>
        <w:tab/>
        <w:tab/>
        <w:t xml:space="preserve">}</w:t>
      </w:r>
    </w:p>
    <w:p w:rsidR="00000000" w:rsidDel="00000000" w:rsidP="00000000" w:rsidRDefault="00000000" w:rsidRPr="00000000" w14:paraId="00000704">
      <w:pPr>
        <w:pageBreakBefore w:val="0"/>
        <w:rPr/>
      </w:pPr>
      <w:r w:rsidDel="00000000" w:rsidR="00000000" w:rsidRPr="00000000">
        <w:rPr>
          <w:rtl w:val="0"/>
        </w:rPr>
        <w:tab/>
        <w:tab/>
        <w:t xml:space="preserve">printf("Diem cua gv phan hieu :__");</w:t>
      </w:r>
    </w:p>
    <w:p w:rsidR="00000000" w:rsidDel="00000000" w:rsidP="00000000" w:rsidRDefault="00000000" w:rsidRPr="00000000" w14:paraId="00000705">
      <w:pPr>
        <w:pageBreakBefore w:val="0"/>
        <w:rPr/>
      </w:pPr>
      <w:r w:rsidDel="00000000" w:rsidR="00000000" w:rsidRPr="00000000">
        <w:rPr>
          <w:rtl w:val="0"/>
        </w:rPr>
        <w:tab/>
        <w:tab/>
        <w:t xml:space="preserve">scanf("%f",&amp;K[i].PB);</w:t>
      </w:r>
    </w:p>
    <w:p w:rsidR="00000000" w:rsidDel="00000000" w:rsidP="00000000" w:rsidRDefault="00000000" w:rsidRPr="00000000" w14:paraId="00000706">
      <w:pPr>
        <w:pageBreakBefore w:val="0"/>
        <w:rPr/>
      </w:pPr>
      <w:r w:rsidDel="00000000" w:rsidR="00000000" w:rsidRPr="00000000">
        <w:rPr>
          <w:rtl w:val="0"/>
        </w:rPr>
        <w:tab/>
        <w:tab/>
        <w:t xml:space="preserve">while(K[i].PB&lt;0||K[i].PB&gt;10)</w:t>
      </w:r>
    </w:p>
    <w:p w:rsidR="00000000" w:rsidDel="00000000" w:rsidP="00000000" w:rsidRDefault="00000000" w:rsidRPr="00000000" w14:paraId="00000707">
      <w:pPr>
        <w:pageBreakBefore w:val="0"/>
        <w:rPr/>
      </w:pPr>
      <w:r w:rsidDel="00000000" w:rsidR="00000000" w:rsidRPr="00000000">
        <w:rPr>
          <w:rtl w:val="0"/>
        </w:rPr>
        <w:tab/>
        <w:tab/>
        <w:t xml:space="preserve">{</w:t>
      </w:r>
    </w:p>
    <w:p w:rsidR="00000000" w:rsidDel="00000000" w:rsidP="00000000" w:rsidRDefault="00000000" w:rsidRPr="00000000" w14:paraId="00000708">
      <w:pPr>
        <w:pageBreakBefore w:val="0"/>
        <w:rPr/>
      </w:pPr>
      <w:r w:rsidDel="00000000" w:rsidR="00000000" w:rsidRPr="00000000">
        <w:rPr>
          <w:rtl w:val="0"/>
        </w:rPr>
        <w:tab/>
        <w:tab/>
        <w:tab/>
        <w:t xml:space="preserve">printf("Error! Moi nhap lai diem gv phan hieu :__");</w:t>
      </w:r>
    </w:p>
    <w:p w:rsidR="00000000" w:rsidDel="00000000" w:rsidP="00000000" w:rsidRDefault="00000000" w:rsidRPr="00000000" w14:paraId="00000709">
      <w:pPr>
        <w:pageBreakBefore w:val="0"/>
        <w:rPr/>
      </w:pPr>
      <w:r w:rsidDel="00000000" w:rsidR="00000000" w:rsidRPr="00000000">
        <w:rPr>
          <w:rtl w:val="0"/>
        </w:rPr>
        <w:tab/>
        <w:tab/>
        <w:tab/>
        <w:t xml:space="preserve">scanf("%f",&amp;K[i].PB);</w:t>
      </w:r>
    </w:p>
    <w:p w:rsidR="00000000" w:rsidDel="00000000" w:rsidP="00000000" w:rsidRDefault="00000000" w:rsidRPr="00000000" w14:paraId="0000070A">
      <w:pPr>
        <w:pageBreakBefore w:val="0"/>
        <w:rPr/>
      </w:pPr>
      <w:r w:rsidDel="00000000" w:rsidR="00000000" w:rsidRPr="00000000">
        <w:rPr>
          <w:rtl w:val="0"/>
        </w:rPr>
        <w:tab/>
        <w:tab/>
        <w:t xml:space="preserve">}</w:t>
      </w:r>
    </w:p>
    <w:p w:rsidR="00000000" w:rsidDel="00000000" w:rsidP="00000000" w:rsidRDefault="00000000" w:rsidRPr="00000000" w14:paraId="0000070B">
      <w:pPr>
        <w:pageBreakBefore w:val="0"/>
        <w:rPr/>
      </w:pPr>
      <w:r w:rsidDel="00000000" w:rsidR="00000000" w:rsidRPr="00000000">
        <w:rPr>
          <w:rtl w:val="0"/>
        </w:rPr>
        <w:tab/>
        <w:tab/>
        <w:t xml:space="preserve">for(j=0;j&lt;3;j++)</w:t>
      </w:r>
    </w:p>
    <w:p w:rsidR="00000000" w:rsidDel="00000000" w:rsidP="00000000" w:rsidRDefault="00000000" w:rsidRPr="00000000" w14:paraId="0000070C">
      <w:pPr>
        <w:pageBreakBefore w:val="0"/>
        <w:rPr/>
      </w:pPr>
      <w:r w:rsidDel="00000000" w:rsidR="00000000" w:rsidRPr="00000000">
        <w:rPr>
          <w:rtl w:val="0"/>
        </w:rPr>
        <w:tab/>
        <w:tab/>
        <w:t xml:space="preserve">{</w:t>
      </w:r>
    </w:p>
    <w:p w:rsidR="00000000" w:rsidDel="00000000" w:rsidP="00000000" w:rsidRDefault="00000000" w:rsidRPr="00000000" w14:paraId="0000070D">
      <w:pPr>
        <w:pageBreakBefore w:val="0"/>
        <w:rPr/>
      </w:pPr>
      <w:r w:rsidDel="00000000" w:rsidR="00000000" w:rsidRPr="00000000">
        <w:rPr>
          <w:rtl w:val="0"/>
        </w:rPr>
        <w:tab/>
        <w:tab/>
        <w:tab/>
        <w:t xml:space="preserve">printf("Nhap diem cua hoi dong %d:__",j+1);</w:t>
      </w:r>
    </w:p>
    <w:p w:rsidR="00000000" w:rsidDel="00000000" w:rsidP="00000000" w:rsidRDefault="00000000" w:rsidRPr="00000000" w14:paraId="0000070E">
      <w:pPr>
        <w:pageBreakBefore w:val="0"/>
        <w:rPr/>
      </w:pPr>
      <w:r w:rsidDel="00000000" w:rsidR="00000000" w:rsidRPr="00000000">
        <w:rPr>
          <w:rtl w:val="0"/>
        </w:rPr>
        <w:tab/>
        <w:tab/>
        <w:tab/>
        <w:t xml:space="preserve">scanf("%f",&amp;K[i].hd[j]);</w:t>
      </w:r>
    </w:p>
    <w:p w:rsidR="00000000" w:rsidDel="00000000" w:rsidP="00000000" w:rsidRDefault="00000000" w:rsidRPr="00000000" w14:paraId="0000070F">
      <w:pPr>
        <w:pageBreakBefore w:val="0"/>
        <w:rPr/>
      </w:pPr>
      <w:r w:rsidDel="00000000" w:rsidR="00000000" w:rsidRPr="00000000">
        <w:rPr>
          <w:rtl w:val="0"/>
        </w:rPr>
        <w:tab/>
        <w:tab/>
        <w:tab/>
        <w:t xml:space="preserve">while(K[i].hd[j]&lt;0||K[i].hd[j]&gt;10)</w:t>
      </w:r>
    </w:p>
    <w:p w:rsidR="00000000" w:rsidDel="00000000" w:rsidP="00000000" w:rsidRDefault="00000000" w:rsidRPr="00000000" w14:paraId="00000710">
      <w:pPr>
        <w:pageBreakBefore w:val="0"/>
        <w:rPr/>
      </w:pPr>
      <w:r w:rsidDel="00000000" w:rsidR="00000000" w:rsidRPr="00000000">
        <w:rPr>
          <w:rtl w:val="0"/>
        </w:rPr>
        <w:tab/>
        <w:tab/>
        <w:t xml:space="preserve">{</w:t>
      </w:r>
    </w:p>
    <w:p w:rsidR="00000000" w:rsidDel="00000000" w:rsidP="00000000" w:rsidRDefault="00000000" w:rsidRPr="00000000" w14:paraId="00000711">
      <w:pPr>
        <w:pageBreakBefore w:val="0"/>
        <w:rPr/>
      </w:pPr>
      <w:r w:rsidDel="00000000" w:rsidR="00000000" w:rsidRPr="00000000">
        <w:rPr>
          <w:rtl w:val="0"/>
        </w:rPr>
        <w:tab/>
        <w:tab/>
        <w:tab/>
        <w:t xml:space="preserve">printf("Error! Moi nhap lai diem hoi dong %d :__",j+1);</w:t>
      </w:r>
    </w:p>
    <w:p w:rsidR="00000000" w:rsidDel="00000000" w:rsidP="00000000" w:rsidRDefault="00000000" w:rsidRPr="00000000" w14:paraId="00000712">
      <w:pPr>
        <w:pageBreakBefore w:val="0"/>
        <w:rPr/>
      </w:pPr>
      <w:r w:rsidDel="00000000" w:rsidR="00000000" w:rsidRPr="00000000">
        <w:rPr>
          <w:rtl w:val="0"/>
        </w:rPr>
        <w:tab/>
        <w:tab/>
        <w:tab/>
        <w:t xml:space="preserve">scanf("%f",&amp;K[i].hd[j]);</w:t>
      </w:r>
    </w:p>
    <w:p w:rsidR="00000000" w:rsidDel="00000000" w:rsidP="00000000" w:rsidRDefault="00000000" w:rsidRPr="00000000" w14:paraId="00000713">
      <w:pPr>
        <w:pageBreakBefore w:val="0"/>
        <w:rPr/>
      </w:pPr>
      <w:r w:rsidDel="00000000" w:rsidR="00000000" w:rsidRPr="00000000">
        <w:rPr>
          <w:rtl w:val="0"/>
        </w:rPr>
        <w:tab/>
        <w:tab/>
        <w:t xml:space="preserve">}</w:t>
      </w:r>
    </w:p>
    <w:p w:rsidR="00000000" w:rsidDel="00000000" w:rsidP="00000000" w:rsidRDefault="00000000" w:rsidRPr="00000000" w14:paraId="00000714">
      <w:pPr>
        <w:pageBreakBefore w:val="0"/>
        <w:rPr/>
      </w:pPr>
      <w:r w:rsidDel="00000000" w:rsidR="00000000" w:rsidRPr="00000000">
        <w:rPr>
          <w:rtl w:val="0"/>
        </w:rPr>
        <w:tab/>
        <w:tab/>
        <w:t xml:space="preserve">K[i].ck+=K[i].hd[j];</w:t>
      </w:r>
    </w:p>
    <w:p w:rsidR="00000000" w:rsidDel="00000000" w:rsidP="00000000" w:rsidRDefault="00000000" w:rsidRPr="00000000" w14:paraId="00000715">
      <w:pPr>
        <w:pageBreakBefore w:val="0"/>
        <w:rPr/>
      </w:pPr>
      <w:r w:rsidDel="00000000" w:rsidR="00000000" w:rsidRPr="00000000">
        <w:rPr>
          <w:rtl w:val="0"/>
        </w:rPr>
        <w:tab/>
        <w:t xml:space="preserve">    }</w:t>
      </w:r>
    </w:p>
    <w:p w:rsidR="00000000" w:rsidDel="00000000" w:rsidP="00000000" w:rsidRDefault="00000000" w:rsidRPr="00000000" w14:paraId="00000716">
      <w:pPr>
        <w:pageBreakBefore w:val="0"/>
        <w:rPr/>
      </w:pPr>
      <w:r w:rsidDel="00000000" w:rsidR="00000000" w:rsidRPr="00000000">
        <w:rPr>
          <w:rtl w:val="0"/>
        </w:rPr>
        <w:tab/>
        <w:tab/>
        <w:t xml:space="preserve">K[i].gk=0.5*(K[i].HD+K[i].PB);</w:t>
      </w:r>
    </w:p>
    <w:p w:rsidR="00000000" w:rsidDel="00000000" w:rsidP="00000000" w:rsidRDefault="00000000" w:rsidRPr="00000000" w14:paraId="00000717">
      <w:pPr>
        <w:pageBreakBefore w:val="0"/>
        <w:rPr/>
      </w:pPr>
      <w:r w:rsidDel="00000000" w:rsidR="00000000" w:rsidRPr="00000000">
        <w:rPr>
          <w:rtl w:val="0"/>
        </w:rPr>
        <w:tab/>
        <w:t xml:space="preserve">    if(K[i].hd[0]&lt;5.5||K[i].hd[1]&lt;5.5||K[i].hd[2]&lt;5.5)</w:t>
      </w:r>
    </w:p>
    <w:p w:rsidR="00000000" w:rsidDel="00000000" w:rsidP="00000000" w:rsidRDefault="00000000" w:rsidRPr="00000000" w14:paraId="00000718">
      <w:pPr>
        <w:pageBreakBefore w:val="0"/>
        <w:rPr/>
      </w:pPr>
      <w:r w:rsidDel="00000000" w:rsidR="00000000" w:rsidRPr="00000000">
        <w:rPr>
          <w:rtl w:val="0"/>
        </w:rPr>
        <w:tab/>
        <w:tab/>
        <w:t xml:space="preserve">{</w:t>
      </w:r>
    </w:p>
    <w:p w:rsidR="00000000" w:rsidDel="00000000" w:rsidP="00000000" w:rsidRDefault="00000000" w:rsidRPr="00000000" w14:paraId="00000719">
      <w:pPr>
        <w:pageBreakBefore w:val="0"/>
        <w:rPr/>
      </w:pPr>
      <w:r w:rsidDel="00000000" w:rsidR="00000000" w:rsidRPr="00000000">
        <w:rPr>
          <w:rtl w:val="0"/>
        </w:rPr>
        <w:tab/>
        <w:tab/>
        <w:tab/>
        <w:t xml:space="preserve">K[i].ck=0;</w:t>
      </w:r>
    </w:p>
    <w:p w:rsidR="00000000" w:rsidDel="00000000" w:rsidP="00000000" w:rsidRDefault="00000000" w:rsidRPr="00000000" w14:paraId="0000071A">
      <w:pPr>
        <w:pageBreakBefore w:val="0"/>
        <w:rPr/>
      </w:pPr>
      <w:r w:rsidDel="00000000" w:rsidR="00000000" w:rsidRPr="00000000">
        <w:rPr>
          <w:rtl w:val="0"/>
        </w:rPr>
        <w:tab/>
        <w:tab/>
        <w:t xml:space="preserve">}</w:t>
      </w:r>
    </w:p>
    <w:p w:rsidR="00000000" w:rsidDel="00000000" w:rsidP="00000000" w:rsidRDefault="00000000" w:rsidRPr="00000000" w14:paraId="0000071B">
      <w:pPr>
        <w:pageBreakBefore w:val="0"/>
        <w:rPr/>
      </w:pPr>
      <w:r w:rsidDel="00000000" w:rsidR="00000000" w:rsidRPr="00000000">
        <w:rPr>
          <w:rtl w:val="0"/>
        </w:rPr>
        <w:tab/>
        <w:tab/>
      </w:r>
    </w:p>
    <w:p w:rsidR="00000000" w:rsidDel="00000000" w:rsidP="00000000" w:rsidRDefault="00000000" w:rsidRPr="00000000" w14:paraId="0000071C">
      <w:pPr>
        <w:pageBreakBefore w:val="0"/>
        <w:rPr/>
      </w:pPr>
      <w:r w:rsidDel="00000000" w:rsidR="00000000" w:rsidRPr="00000000">
        <w:rPr>
          <w:rtl w:val="0"/>
        </w:rPr>
        <w:tab/>
        <w:tab/>
        <w:t xml:space="preserve">if(K[i].HD&lt;5.5||K[i].PB&lt;5.5)</w:t>
      </w:r>
    </w:p>
    <w:p w:rsidR="00000000" w:rsidDel="00000000" w:rsidP="00000000" w:rsidRDefault="00000000" w:rsidRPr="00000000" w14:paraId="0000071D">
      <w:pPr>
        <w:pageBreakBefore w:val="0"/>
        <w:rPr/>
      </w:pPr>
      <w:r w:rsidDel="00000000" w:rsidR="00000000" w:rsidRPr="00000000">
        <w:rPr>
          <w:rtl w:val="0"/>
        </w:rPr>
        <w:tab/>
        <w:tab/>
        <w:t xml:space="preserve">{</w:t>
      </w:r>
    </w:p>
    <w:p w:rsidR="00000000" w:rsidDel="00000000" w:rsidP="00000000" w:rsidRDefault="00000000" w:rsidRPr="00000000" w14:paraId="0000071E">
      <w:pPr>
        <w:pageBreakBefore w:val="0"/>
        <w:rPr/>
      </w:pPr>
      <w:r w:rsidDel="00000000" w:rsidR="00000000" w:rsidRPr="00000000">
        <w:rPr>
          <w:rtl w:val="0"/>
        </w:rPr>
        <w:tab/>
        <w:tab/>
        <w:tab/>
        <w:t xml:space="preserve">K[i].gk=0;</w:t>
      </w:r>
    </w:p>
    <w:p w:rsidR="00000000" w:rsidDel="00000000" w:rsidP="00000000" w:rsidRDefault="00000000" w:rsidRPr="00000000" w14:paraId="0000071F">
      <w:pPr>
        <w:pageBreakBefore w:val="0"/>
        <w:rPr/>
      </w:pPr>
      <w:r w:rsidDel="00000000" w:rsidR="00000000" w:rsidRPr="00000000">
        <w:rPr>
          <w:rtl w:val="0"/>
        </w:rPr>
        <w:tab/>
        <w:tab/>
        <w:t xml:space="preserve">}</w:t>
      </w:r>
    </w:p>
    <w:p w:rsidR="00000000" w:rsidDel="00000000" w:rsidP="00000000" w:rsidRDefault="00000000" w:rsidRPr="00000000" w14:paraId="00000720">
      <w:pPr>
        <w:pageBreakBefore w:val="0"/>
        <w:rPr/>
      </w:pPr>
      <w:r w:rsidDel="00000000" w:rsidR="00000000" w:rsidRPr="00000000">
        <w:rPr>
          <w:rtl w:val="0"/>
        </w:rPr>
        <w:tab/>
        <w:t xml:space="preserve">}</w:t>
      </w:r>
    </w:p>
    <w:p w:rsidR="00000000" w:rsidDel="00000000" w:rsidP="00000000" w:rsidRDefault="00000000" w:rsidRPr="00000000" w14:paraId="00000721">
      <w:pPr>
        <w:pageBreakBefore w:val="0"/>
        <w:rPr/>
      </w:pPr>
      <w:r w:rsidDel="00000000" w:rsidR="00000000" w:rsidRPr="00000000">
        <w:rPr>
          <w:rtl w:val="0"/>
        </w:rPr>
        <w:tab/>
        <w:t xml:space="preserve">int dem=0;</w:t>
      </w:r>
    </w:p>
    <w:p w:rsidR="00000000" w:rsidDel="00000000" w:rsidP="00000000" w:rsidRDefault="00000000" w:rsidRPr="00000000" w14:paraId="00000722">
      <w:pPr>
        <w:pageBreakBefore w:val="0"/>
        <w:rPr/>
      </w:pPr>
      <w:r w:rsidDel="00000000" w:rsidR="00000000" w:rsidRPr="00000000">
        <w:rPr>
          <w:rtl w:val="0"/>
        </w:rPr>
        <w:tab/>
        <w:t xml:space="preserve">for(i=0;i&lt;n;i++)</w:t>
      </w:r>
    </w:p>
    <w:p w:rsidR="00000000" w:rsidDel="00000000" w:rsidP="00000000" w:rsidRDefault="00000000" w:rsidRPr="00000000" w14:paraId="00000723">
      <w:pPr>
        <w:pageBreakBefore w:val="0"/>
        <w:rPr/>
      </w:pPr>
      <w:r w:rsidDel="00000000" w:rsidR="00000000" w:rsidRPr="00000000">
        <w:rPr>
          <w:rtl w:val="0"/>
        </w:rPr>
        <w:tab/>
        <w:t xml:space="preserve">{</w:t>
      </w:r>
    </w:p>
    <w:p w:rsidR="00000000" w:rsidDel="00000000" w:rsidP="00000000" w:rsidRDefault="00000000" w:rsidRPr="00000000" w14:paraId="00000724">
      <w:pPr>
        <w:pageBreakBefore w:val="0"/>
        <w:rPr/>
      </w:pPr>
      <w:r w:rsidDel="00000000" w:rsidR="00000000" w:rsidRPr="00000000">
        <w:rPr>
          <w:rtl w:val="0"/>
        </w:rPr>
        <w:tab/>
        <w:tab/>
        <w:t xml:space="preserve">if(dem==0)</w:t>
      </w:r>
    </w:p>
    <w:p w:rsidR="00000000" w:rsidDel="00000000" w:rsidP="00000000" w:rsidRDefault="00000000" w:rsidRPr="00000000" w14:paraId="00000725">
      <w:pPr>
        <w:pageBreakBefore w:val="0"/>
        <w:rPr/>
      </w:pPr>
      <w:r w:rsidDel="00000000" w:rsidR="00000000" w:rsidRPr="00000000">
        <w:rPr>
          <w:rtl w:val="0"/>
        </w:rPr>
        <w:tab/>
        <w:tab/>
        <w:t xml:space="preserve">{</w:t>
      </w:r>
    </w:p>
    <w:p w:rsidR="00000000" w:rsidDel="00000000" w:rsidP="00000000" w:rsidRDefault="00000000" w:rsidRPr="00000000" w14:paraId="00000726">
      <w:pPr>
        <w:pageBreakBefore w:val="0"/>
        <w:rPr/>
      </w:pPr>
      <w:r w:rsidDel="00000000" w:rsidR="00000000" w:rsidRPr="00000000">
        <w:rPr>
          <w:rtl w:val="0"/>
        </w:rPr>
        <w:tab/>
        <w:tab/>
        <w:t xml:space="preserve">printf("%-5s %-30s %-5s %-5s %-5s %-5s %-5s %-5s %-5s\n","MSSV","Ho ten sv","HD","PB","HD1","HD2","HD3","GK","CK");</w:t>
      </w:r>
    </w:p>
    <w:p w:rsidR="00000000" w:rsidDel="00000000" w:rsidP="00000000" w:rsidRDefault="00000000" w:rsidRPr="00000000" w14:paraId="00000727">
      <w:pPr>
        <w:pageBreakBefore w:val="0"/>
        <w:rPr/>
      </w:pPr>
      <w:r w:rsidDel="00000000" w:rsidR="00000000" w:rsidRPr="00000000">
        <w:rPr>
          <w:rtl w:val="0"/>
        </w:rPr>
        <w:tab/>
        <w:tab/>
        <w:t xml:space="preserve">printf("%-5s %-30s %-5.1f %-5.1f %-5.1f %-5.1f %-5.1f %-5.1f %-5.1f\n",K[i].mssv,K[i].ten,K[i].HD,K[i].PB,K[i].hd[0],K[i].hd[1],K[i].hd[2],K[i].gk,K[i].ck/3);</w:t>
      </w:r>
    </w:p>
    <w:p w:rsidR="00000000" w:rsidDel="00000000" w:rsidP="00000000" w:rsidRDefault="00000000" w:rsidRPr="00000000" w14:paraId="00000728">
      <w:pPr>
        <w:pageBreakBefore w:val="0"/>
        <w:rPr/>
      </w:pPr>
      <w:r w:rsidDel="00000000" w:rsidR="00000000" w:rsidRPr="00000000">
        <w:rPr>
          <w:rtl w:val="0"/>
        </w:rPr>
        <w:tab/>
        <w:tab/>
        <w:t xml:space="preserve">dem++;</w:t>
      </w:r>
    </w:p>
    <w:p w:rsidR="00000000" w:rsidDel="00000000" w:rsidP="00000000" w:rsidRDefault="00000000" w:rsidRPr="00000000" w14:paraId="00000729">
      <w:pPr>
        <w:pageBreakBefore w:val="0"/>
        <w:rPr/>
      </w:pPr>
      <w:r w:rsidDel="00000000" w:rsidR="00000000" w:rsidRPr="00000000">
        <w:rPr>
          <w:rtl w:val="0"/>
        </w:rPr>
        <w:tab/>
        <w:tab/>
        <w:t xml:space="preserve">}</w:t>
      </w:r>
    </w:p>
    <w:p w:rsidR="00000000" w:rsidDel="00000000" w:rsidP="00000000" w:rsidRDefault="00000000" w:rsidRPr="00000000" w14:paraId="0000072A">
      <w:pPr>
        <w:pageBreakBefore w:val="0"/>
        <w:rPr/>
      </w:pPr>
      <w:r w:rsidDel="00000000" w:rsidR="00000000" w:rsidRPr="00000000">
        <w:rPr>
          <w:rtl w:val="0"/>
        </w:rPr>
        <w:tab/>
        <w:tab/>
        <w:t xml:space="preserve">else </w:t>
      </w:r>
    </w:p>
    <w:p w:rsidR="00000000" w:rsidDel="00000000" w:rsidP="00000000" w:rsidRDefault="00000000" w:rsidRPr="00000000" w14:paraId="0000072B">
      <w:pPr>
        <w:pageBreakBefore w:val="0"/>
        <w:rPr/>
      </w:pPr>
      <w:r w:rsidDel="00000000" w:rsidR="00000000" w:rsidRPr="00000000">
        <w:rPr>
          <w:rtl w:val="0"/>
        </w:rPr>
        <w:tab/>
        <w:tab/>
        <w:t xml:space="preserve">printf("%-5s %-30s %-5.1f %-5.1f %-5.1f %-5.1f %-5.1f %-5.1f %-5.1f\n",K[i].mssv,K[i].ten,K[i].HD,K[i].PB,K[i].hd[0],K[i].hd[1],K[i].hd[2],K[i].gk,K[i].ck/3);</w:t>
      </w:r>
    </w:p>
    <w:p w:rsidR="00000000" w:rsidDel="00000000" w:rsidP="00000000" w:rsidRDefault="00000000" w:rsidRPr="00000000" w14:paraId="0000072C">
      <w:pPr>
        <w:pageBreakBefore w:val="0"/>
        <w:rPr/>
      </w:pPr>
      <w:r w:rsidDel="00000000" w:rsidR="00000000" w:rsidRPr="00000000">
        <w:rPr>
          <w:rtl w:val="0"/>
        </w:rPr>
        <w:tab/>
        <w:t xml:space="preserve">}</w:t>
      </w:r>
    </w:p>
    <w:p w:rsidR="00000000" w:rsidDel="00000000" w:rsidP="00000000" w:rsidRDefault="00000000" w:rsidRPr="00000000" w14:paraId="0000072D">
      <w:pPr>
        <w:pageBreakBefore w:val="0"/>
        <w:rPr/>
      </w:pPr>
      <w:r w:rsidDel="00000000" w:rsidR="00000000" w:rsidRPr="00000000">
        <w:rPr>
          <w:rtl w:val="0"/>
        </w:rPr>
        <w:t xml:space="preserve">}</w:t>
      </w:r>
    </w:p>
    <w:p w:rsidR="00000000" w:rsidDel="00000000" w:rsidP="00000000" w:rsidRDefault="00000000" w:rsidRPr="00000000" w14:paraId="0000072E">
      <w:pPr>
        <w:pageBreakBefore w:val="0"/>
        <w:rPr/>
      </w:pPr>
      <w:r w:rsidDel="00000000" w:rsidR="00000000" w:rsidRPr="00000000">
        <w:rPr>
          <w:rtl w:val="0"/>
        </w:rPr>
        <w:t xml:space="preserve">void tachornot(SV*K,int n)</w:t>
      </w:r>
    </w:p>
    <w:p w:rsidR="00000000" w:rsidDel="00000000" w:rsidP="00000000" w:rsidRDefault="00000000" w:rsidRPr="00000000" w14:paraId="0000072F">
      <w:pPr>
        <w:pageBreakBefore w:val="0"/>
        <w:rPr/>
      </w:pPr>
      <w:r w:rsidDel="00000000" w:rsidR="00000000" w:rsidRPr="00000000">
        <w:rPr>
          <w:rtl w:val="0"/>
        </w:rPr>
        <w:t xml:space="preserve">{</w:t>
      </w:r>
    </w:p>
    <w:p w:rsidR="00000000" w:rsidDel="00000000" w:rsidP="00000000" w:rsidRDefault="00000000" w:rsidRPr="00000000" w14:paraId="00000730">
      <w:pPr>
        <w:pageBreakBefore w:val="0"/>
        <w:rPr/>
      </w:pPr>
      <w:r w:rsidDel="00000000" w:rsidR="00000000" w:rsidRPr="00000000">
        <w:rPr>
          <w:rtl w:val="0"/>
        </w:rPr>
        <w:tab/>
        <w:t xml:space="preserve">int i,dem=0;</w:t>
      </w:r>
    </w:p>
    <w:p w:rsidR="00000000" w:rsidDel="00000000" w:rsidP="00000000" w:rsidRDefault="00000000" w:rsidRPr="00000000" w14:paraId="00000731">
      <w:pPr>
        <w:pageBreakBefore w:val="0"/>
        <w:rPr/>
      </w:pPr>
      <w:r w:rsidDel="00000000" w:rsidR="00000000" w:rsidRPr="00000000">
        <w:rPr>
          <w:rtl w:val="0"/>
        </w:rPr>
        <w:tab/>
        <w:t xml:space="preserve">for(i=0;i&lt;n;i++)</w:t>
      </w:r>
    </w:p>
    <w:p w:rsidR="00000000" w:rsidDel="00000000" w:rsidP="00000000" w:rsidRDefault="00000000" w:rsidRPr="00000000" w14:paraId="00000732">
      <w:pPr>
        <w:pageBreakBefore w:val="0"/>
        <w:rPr/>
      </w:pPr>
      <w:r w:rsidDel="00000000" w:rsidR="00000000" w:rsidRPr="00000000">
        <w:rPr>
          <w:rtl w:val="0"/>
        </w:rPr>
        <w:tab/>
        <w:t xml:space="preserve">{</w:t>
      </w:r>
    </w:p>
    <w:p w:rsidR="00000000" w:rsidDel="00000000" w:rsidP="00000000" w:rsidRDefault="00000000" w:rsidRPr="00000000" w14:paraId="00000733">
      <w:pPr>
        <w:pageBreakBefore w:val="0"/>
        <w:rPr/>
      </w:pPr>
      <w:r w:rsidDel="00000000" w:rsidR="00000000" w:rsidRPr="00000000">
        <w:rPr>
          <w:rtl w:val="0"/>
        </w:rPr>
        <w:tab/>
        <w:tab/>
        <w:t xml:space="preserve">if(K[i].gk!=0&amp;&amp;K[i].ck!=0)</w:t>
      </w:r>
    </w:p>
    <w:p w:rsidR="00000000" w:rsidDel="00000000" w:rsidP="00000000" w:rsidRDefault="00000000" w:rsidRPr="00000000" w14:paraId="00000734">
      <w:pPr>
        <w:pageBreakBefore w:val="0"/>
        <w:rPr/>
      </w:pPr>
      <w:r w:rsidDel="00000000" w:rsidR="00000000" w:rsidRPr="00000000">
        <w:rPr>
          <w:rtl w:val="0"/>
        </w:rPr>
        <w:tab/>
        <w:tab/>
        <w:t xml:space="preserve">{</w:t>
      </w:r>
    </w:p>
    <w:p w:rsidR="00000000" w:rsidDel="00000000" w:rsidP="00000000" w:rsidRDefault="00000000" w:rsidRPr="00000000" w14:paraId="00000735">
      <w:pPr>
        <w:pageBreakBefore w:val="0"/>
        <w:rPr/>
      </w:pPr>
      <w:r w:rsidDel="00000000" w:rsidR="00000000" w:rsidRPr="00000000">
        <w:rPr>
          <w:rtl w:val="0"/>
        </w:rPr>
        <w:tab/>
        <w:tab/>
        <w:t xml:space="preserve">printf("%-5s %-30s %-5.1f %-5.1f %-5.1f %-5.1f %-5.1f %-5.1f %-5.1f\n",K[i].mssv,K[i].ten,K[i].HD,K[i].PB,K[i].hd[0],K[i].hd[1],K[i].hd[2],K[i].gk,K[i].ck/3);</w:t>
      </w:r>
    </w:p>
    <w:p w:rsidR="00000000" w:rsidDel="00000000" w:rsidP="00000000" w:rsidRDefault="00000000" w:rsidRPr="00000000" w14:paraId="00000736">
      <w:pPr>
        <w:pageBreakBefore w:val="0"/>
        <w:rPr/>
      </w:pPr>
      <w:r w:rsidDel="00000000" w:rsidR="00000000" w:rsidRPr="00000000">
        <w:rPr>
          <w:rtl w:val="0"/>
        </w:rPr>
        <w:tab/>
        <w:tab/>
        <w:t xml:space="preserve">dem--;</w:t>
      </w:r>
    </w:p>
    <w:p w:rsidR="00000000" w:rsidDel="00000000" w:rsidP="00000000" w:rsidRDefault="00000000" w:rsidRPr="00000000" w14:paraId="00000737">
      <w:pPr>
        <w:pageBreakBefore w:val="0"/>
        <w:rPr/>
      </w:pPr>
      <w:r w:rsidDel="00000000" w:rsidR="00000000" w:rsidRPr="00000000">
        <w:rPr>
          <w:rtl w:val="0"/>
        </w:rPr>
        <w:tab/>
        <w:tab/>
        <w:t xml:space="preserve">}</w:t>
      </w:r>
    </w:p>
    <w:p w:rsidR="00000000" w:rsidDel="00000000" w:rsidP="00000000" w:rsidRDefault="00000000" w:rsidRPr="00000000" w14:paraId="00000738">
      <w:pPr>
        <w:pageBreakBefore w:val="0"/>
        <w:rPr/>
      </w:pPr>
      <w:r w:rsidDel="00000000" w:rsidR="00000000" w:rsidRPr="00000000">
        <w:rPr>
          <w:rtl w:val="0"/>
        </w:rPr>
        <w:tab/>
        <w:t xml:space="preserve">dem++;</w:t>
        <w:tab/>
      </w:r>
    </w:p>
    <w:p w:rsidR="00000000" w:rsidDel="00000000" w:rsidP="00000000" w:rsidRDefault="00000000" w:rsidRPr="00000000" w14:paraId="00000739">
      <w:pPr>
        <w:pageBreakBefore w:val="0"/>
        <w:rPr/>
      </w:pPr>
      <w:r w:rsidDel="00000000" w:rsidR="00000000" w:rsidRPr="00000000">
        <w:rPr>
          <w:rtl w:val="0"/>
        </w:rPr>
        <w:tab/>
        <w:t xml:space="preserve">}</w:t>
      </w:r>
    </w:p>
    <w:p w:rsidR="00000000" w:rsidDel="00000000" w:rsidP="00000000" w:rsidRDefault="00000000" w:rsidRPr="00000000" w14:paraId="0000073A">
      <w:pPr>
        <w:pageBreakBefore w:val="0"/>
        <w:rPr/>
      </w:pPr>
      <w:r w:rsidDel="00000000" w:rsidR="00000000" w:rsidRPr="00000000">
        <w:rPr>
          <w:rtl w:val="0"/>
        </w:rPr>
        <w:tab/>
        <w:t xml:space="preserve">if(dem==n)</w:t>
      </w:r>
    </w:p>
    <w:p w:rsidR="00000000" w:rsidDel="00000000" w:rsidP="00000000" w:rsidRDefault="00000000" w:rsidRPr="00000000" w14:paraId="0000073B">
      <w:pPr>
        <w:pageBreakBefore w:val="0"/>
        <w:rPr/>
      </w:pPr>
      <w:r w:rsidDel="00000000" w:rsidR="00000000" w:rsidRPr="00000000">
        <w:rPr>
          <w:rtl w:val="0"/>
        </w:rPr>
        <w:tab/>
        <w:t xml:space="preserve">{</w:t>
      </w:r>
    </w:p>
    <w:p w:rsidR="00000000" w:rsidDel="00000000" w:rsidP="00000000" w:rsidRDefault="00000000" w:rsidRPr="00000000" w14:paraId="0000073C">
      <w:pPr>
        <w:pageBreakBefore w:val="0"/>
        <w:rPr/>
      </w:pPr>
      <w:r w:rsidDel="00000000" w:rsidR="00000000" w:rsidRPr="00000000">
        <w:rPr>
          <w:rtl w:val="0"/>
        </w:rPr>
        <w:tab/>
        <w:tab/>
        <w:t xml:space="preserve">printf("Ko ai bao ve thanh cong =((\n");</w:t>
      </w:r>
    </w:p>
    <w:p w:rsidR="00000000" w:rsidDel="00000000" w:rsidP="00000000" w:rsidRDefault="00000000" w:rsidRPr="00000000" w14:paraId="0000073D">
      <w:pPr>
        <w:pageBreakBefore w:val="0"/>
        <w:rPr/>
      </w:pPr>
      <w:r w:rsidDel="00000000" w:rsidR="00000000" w:rsidRPr="00000000">
        <w:rPr>
          <w:rtl w:val="0"/>
        </w:rPr>
        <w:tab/>
        <w:t xml:space="preserve">}</w:t>
      </w:r>
    </w:p>
    <w:p w:rsidR="00000000" w:rsidDel="00000000" w:rsidP="00000000" w:rsidRDefault="00000000" w:rsidRPr="00000000" w14:paraId="0000073E">
      <w:pPr>
        <w:pageBreakBefore w:val="0"/>
        <w:rPr/>
      </w:pPr>
      <w:r w:rsidDel="00000000" w:rsidR="00000000" w:rsidRPr="00000000">
        <w:rPr>
          <w:rtl w:val="0"/>
        </w:rPr>
        <w:t xml:space="preserve">}</w:t>
      </w:r>
    </w:p>
    <w:p w:rsidR="00000000" w:rsidDel="00000000" w:rsidP="00000000" w:rsidRDefault="00000000" w:rsidRPr="00000000" w14:paraId="0000073F">
      <w:pPr>
        <w:pageBreakBefore w:val="0"/>
        <w:rPr/>
      </w:pPr>
      <w:r w:rsidDel="00000000" w:rsidR="00000000" w:rsidRPr="00000000">
        <w:rPr>
          <w:rtl w:val="0"/>
        </w:rPr>
        <w:t xml:space="preserve">/*void sortten(SV*K,int n) ( hàm này của Dương, nếu hiểu code thì dùng)</w:t>
      </w:r>
    </w:p>
    <w:p w:rsidR="00000000" w:rsidDel="00000000" w:rsidP="00000000" w:rsidRDefault="00000000" w:rsidRPr="00000000" w14:paraId="00000740">
      <w:pPr>
        <w:pageBreakBefore w:val="0"/>
        <w:rPr/>
      </w:pPr>
      <w:r w:rsidDel="00000000" w:rsidR="00000000" w:rsidRPr="00000000">
        <w:rPr>
          <w:rtl w:val="0"/>
        </w:rPr>
        <w:t xml:space="preserve">{</w:t>
      </w:r>
    </w:p>
    <w:p w:rsidR="00000000" w:rsidDel="00000000" w:rsidP="00000000" w:rsidRDefault="00000000" w:rsidRPr="00000000" w14:paraId="00000741">
      <w:pPr>
        <w:pageBreakBefore w:val="0"/>
        <w:rPr/>
      </w:pPr>
      <w:r w:rsidDel="00000000" w:rsidR="00000000" w:rsidRPr="00000000">
        <w:rPr>
          <w:rtl w:val="0"/>
        </w:rPr>
      </w:r>
    </w:p>
    <w:p w:rsidR="00000000" w:rsidDel="00000000" w:rsidP="00000000" w:rsidRDefault="00000000" w:rsidRPr="00000000" w14:paraId="00000742">
      <w:pPr>
        <w:pageBreakBefore w:val="0"/>
        <w:rPr/>
      </w:pPr>
      <w:r w:rsidDel="00000000" w:rsidR="00000000" w:rsidRPr="00000000">
        <w:rPr>
          <w:rtl w:val="0"/>
        </w:rPr>
        <w:t xml:space="preserve">    SV b[30];</w:t>
      </w:r>
    </w:p>
    <w:p w:rsidR="00000000" w:rsidDel="00000000" w:rsidP="00000000" w:rsidRDefault="00000000" w:rsidRPr="00000000" w14:paraId="00000743">
      <w:pPr>
        <w:pageBreakBefore w:val="0"/>
        <w:rPr/>
      </w:pPr>
      <w:r w:rsidDel="00000000" w:rsidR="00000000" w:rsidRPr="00000000">
        <w:rPr>
          <w:rtl w:val="0"/>
        </w:rPr>
        <w:t xml:space="preserve">    int i, j;</w:t>
      </w:r>
    </w:p>
    <w:p w:rsidR="00000000" w:rsidDel="00000000" w:rsidP="00000000" w:rsidRDefault="00000000" w:rsidRPr="00000000" w14:paraId="00000744">
      <w:pPr>
        <w:pageBreakBefore w:val="0"/>
        <w:rPr/>
      </w:pPr>
      <w:r w:rsidDel="00000000" w:rsidR="00000000" w:rsidRPr="00000000">
        <w:rPr>
          <w:rtl w:val="0"/>
        </w:rPr>
        <w:t xml:space="preserve">    int count;</w:t>
      </w:r>
    </w:p>
    <w:p w:rsidR="00000000" w:rsidDel="00000000" w:rsidP="00000000" w:rsidRDefault="00000000" w:rsidRPr="00000000" w14:paraId="00000745">
      <w:pPr>
        <w:pageBreakBefore w:val="0"/>
        <w:rPr/>
      </w:pPr>
      <w:r w:rsidDel="00000000" w:rsidR="00000000" w:rsidRPr="00000000">
        <w:rPr>
          <w:rtl w:val="0"/>
        </w:rPr>
        <w:t xml:space="preserve">    </w:t>
      </w:r>
    </w:p>
    <w:p w:rsidR="00000000" w:rsidDel="00000000" w:rsidP="00000000" w:rsidRDefault="00000000" w:rsidRPr="00000000" w14:paraId="00000746">
      <w:pPr>
        <w:pageBreakBefore w:val="0"/>
        <w:rPr/>
      </w:pPr>
      <w:r w:rsidDel="00000000" w:rsidR="00000000" w:rsidRPr="00000000">
        <w:rPr>
          <w:rtl w:val="0"/>
        </w:rPr>
        <w:t xml:space="preserve">    for(i = 0; i &lt; n; i++){</w:t>
      </w:r>
    </w:p>
    <w:p w:rsidR="00000000" w:rsidDel="00000000" w:rsidP="00000000" w:rsidRDefault="00000000" w:rsidRPr="00000000" w14:paraId="00000747">
      <w:pPr>
        <w:pageBreakBefore w:val="0"/>
        <w:rPr/>
      </w:pPr>
      <w:r w:rsidDel="00000000" w:rsidR="00000000" w:rsidRPr="00000000">
        <w:rPr>
          <w:rtl w:val="0"/>
        </w:rPr>
        <w:t xml:space="preserve">        count = 0;</w:t>
      </w:r>
    </w:p>
    <w:p w:rsidR="00000000" w:rsidDel="00000000" w:rsidP="00000000" w:rsidRDefault="00000000" w:rsidRPr="00000000" w14:paraId="00000748">
      <w:pPr>
        <w:pageBreakBefore w:val="0"/>
        <w:rPr/>
      </w:pPr>
      <w:r w:rsidDel="00000000" w:rsidR="00000000" w:rsidRPr="00000000">
        <w:rPr>
          <w:rtl w:val="0"/>
        </w:rPr>
        <w:t xml:space="preserve">        </w:t>
      </w:r>
    </w:p>
    <w:p w:rsidR="00000000" w:rsidDel="00000000" w:rsidP="00000000" w:rsidRDefault="00000000" w:rsidRPr="00000000" w14:paraId="00000749">
      <w:pPr>
        <w:pageBreakBefore w:val="0"/>
        <w:rPr/>
      </w:pPr>
      <w:r w:rsidDel="00000000" w:rsidR="00000000" w:rsidRPr="00000000">
        <w:rPr>
          <w:rtl w:val="0"/>
        </w:rPr>
        <w:t xml:space="preserve">        j = strlen(K[i].ten)-1;</w:t>
      </w:r>
    </w:p>
    <w:p w:rsidR="00000000" w:rsidDel="00000000" w:rsidP="00000000" w:rsidRDefault="00000000" w:rsidRPr="00000000" w14:paraId="0000074A">
      <w:pPr>
        <w:pageBreakBefore w:val="0"/>
        <w:rPr/>
      </w:pPr>
      <w:r w:rsidDel="00000000" w:rsidR="00000000" w:rsidRPr="00000000">
        <w:rPr>
          <w:rtl w:val="0"/>
        </w:rPr>
        <w:t xml:space="preserve">        while(K[i].ten[j] != ' '){</w:t>
      </w:r>
    </w:p>
    <w:p w:rsidR="00000000" w:rsidDel="00000000" w:rsidP="00000000" w:rsidRDefault="00000000" w:rsidRPr="00000000" w14:paraId="0000074B">
      <w:pPr>
        <w:pageBreakBefore w:val="0"/>
        <w:rPr/>
      </w:pPr>
      <w:r w:rsidDel="00000000" w:rsidR="00000000" w:rsidRPr="00000000">
        <w:rPr>
          <w:rtl w:val="0"/>
        </w:rPr>
        <w:t xml:space="preserve">            count++;</w:t>
      </w:r>
    </w:p>
    <w:p w:rsidR="00000000" w:rsidDel="00000000" w:rsidP="00000000" w:rsidRDefault="00000000" w:rsidRPr="00000000" w14:paraId="0000074C">
      <w:pPr>
        <w:pageBreakBefore w:val="0"/>
        <w:rPr/>
      </w:pPr>
      <w:r w:rsidDel="00000000" w:rsidR="00000000" w:rsidRPr="00000000">
        <w:rPr>
          <w:rtl w:val="0"/>
        </w:rPr>
        <w:t xml:space="preserve">            j--;</w:t>
      </w:r>
    </w:p>
    <w:p w:rsidR="00000000" w:rsidDel="00000000" w:rsidP="00000000" w:rsidRDefault="00000000" w:rsidRPr="00000000" w14:paraId="0000074D">
      <w:pPr>
        <w:pageBreakBefore w:val="0"/>
        <w:rPr/>
      </w:pPr>
      <w:r w:rsidDel="00000000" w:rsidR="00000000" w:rsidRPr="00000000">
        <w:rPr>
          <w:rtl w:val="0"/>
        </w:rPr>
        <w:t xml:space="preserve">        }</w:t>
      </w:r>
    </w:p>
    <w:p w:rsidR="00000000" w:rsidDel="00000000" w:rsidP="00000000" w:rsidRDefault="00000000" w:rsidRPr="00000000" w14:paraId="0000074E">
      <w:pPr>
        <w:pageBreakBefore w:val="0"/>
        <w:rPr/>
      </w:pPr>
      <w:r w:rsidDel="00000000" w:rsidR="00000000" w:rsidRPr="00000000">
        <w:rPr>
          <w:rtl w:val="0"/>
        </w:rPr>
        <w:t xml:space="preserve">        int k = 0;</w:t>
      </w:r>
    </w:p>
    <w:p w:rsidR="00000000" w:rsidDel="00000000" w:rsidP="00000000" w:rsidRDefault="00000000" w:rsidRPr="00000000" w14:paraId="0000074F">
      <w:pPr>
        <w:pageBreakBefore w:val="0"/>
        <w:rPr/>
      </w:pPr>
      <w:r w:rsidDel="00000000" w:rsidR="00000000" w:rsidRPr="00000000">
        <w:rPr>
          <w:rtl w:val="0"/>
        </w:rPr>
        <w:t xml:space="preserve">        while(count &gt;= 0){</w:t>
      </w:r>
    </w:p>
    <w:p w:rsidR="00000000" w:rsidDel="00000000" w:rsidP="00000000" w:rsidRDefault="00000000" w:rsidRPr="00000000" w14:paraId="00000750">
      <w:pPr>
        <w:pageBreakBefore w:val="0"/>
        <w:rPr/>
      </w:pPr>
      <w:r w:rsidDel="00000000" w:rsidR="00000000" w:rsidRPr="00000000">
        <w:rPr>
          <w:rtl w:val="0"/>
        </w:rPr>
        <w:t xml:space="preserve">            b[i].ten[k] = K[i].ten[strlen(K[i].ten) - count];</w:t>
      </w:r>
    </w:p>
    <w:p w:rsidR="00000000" w:rsidDel="00000000" w:rsidP="00000000" w:rsidRDefault="00000000" w:rsidRPr="00000000" w14:paraId="00000751">
      <w:pPr>
        <w:pageBreakBefore w:val="0"/>
        <w:rPr/>
      </w:pPr>
      <w:r w:rsidDel="00000000" w:rsidR="00000000" w:rsidRPr="00000000">
        <w:rPr>
          <w:rtl w:val="0"/>
        </w:rPr>
        <w:t xml:space="preserve">            k++;</w:t>
      </w:r>
    </w:p>
    <w:p w:rsidR="00000000" w:rsidDel="00000000" w:rsidP="00000000" w:rsidRDefault="00000000" w:rsidRPr="00000000" w14:paraId="00000752">
      <w:pPr>
        <w:pageBreakBefore w:val="0"/>
        <w:rPr/>
      </w:pPr>
      <w:r w:rsidDel="00000000" w:rsidR="00000000" w:rsidRPr="00000000">
        <w:rPr>
          <w:rtl w:val="0"/>
        </w:rPr>
        <w:t xml:space="preserve">            count--;</w:t>
      </w:r>
    </w:p>
    <w:p w:rsidR="00000000" w:rsidDel="00000000" w:rsidP="00000000" w:rsidRDefault="00000000" w:rsidRPr="00000000" w14:paraId="00000753">
      <w:pPr>
        <w:pageBreakBefore w:val="0"/>
        <w:rPr/>
      </w:pPr>
      <w:r w:rsidDel="00000000" w:rsidR="00000000" w:rsidRPr="00000000">
        <w:rPr>
          <w:rtl w:val="0"/>
        </w:rPr>
        <w:t xml:space="preserve">        }</w:t>
      </w:r>
    </w:p>
    <w:p w:rsidR="00000000" w:rsidDel="00000000" w:rsidP="00000000" w:rsidRDefault="00000000" w:rsidRPr="00000000" w14:paraId="00000754">
      <w:pPr>
        <w:pageBreakBefore w:val="0"/>
        <w:rPr/>
      </w:pPr>
      <w:r w:rsidDel="00000000" w:rsidR="00000000" w:rsidRPr="00000000">
        <w:rPr>
          <w:rtl w:val="0"/>
        </w:rPr>
        <w:t xml:space="preserve">    }</w:t>
      </w:r>
    </w:p>
    <w:p w:rsidR="00000000" w:rsidDel="00000000" w:rsidP="00000000" w:rsidRDefault="00000000" w:rsidRPr="00000000" w14:paraId="00000755">
      <w:pPr>
        <w:pageBreakBefore w:val="0"/>
        <w:rPr/>
      </w:pPr>
      <w:r w:rsidDel="00000000" w:rsidR="00000000" w:rsidRPr="00000000">
        <w:rPr>
          <w:rtl w:val="0"/>
        </w:rPr>
        <w:t xml:space="preserve">    SV tg;</w:t>
      </w:r>
    </w:p>
    <w:p w:rsidR="00000000" w:rsidDel="00000000" w:rsidP="00000000" w:rsidRDefault="00000000" w:rsidRPr="00000000" w14:paraId="00000756">
      <w:pPr>
        <w:pageBreakBefore w:val="0"/>
        <w:rPr/>
      </w:pPr>
      <w:r w:rsidDel="00000000" w:rsidR="00000000" w:rsidRPr="00000000">
        <w:rPr>
          <w:rtl w:val="0"/>
        </w:rPr>
        <w:t xml:space="preserve">    for(i = n-1; i &gt;= 0; i--){</w:t>
      </w:r>
    </w:p>
    <w:p w:rsidR="00000000" w:rsidDel="00000000" w:rsidP="00000000" w:rsidRDefault="00000000" w:rsidRPr="00000000" w14:paraId="00000757">
      <w:pPr>
        <w:pageBreakBefore w:val="0"/>
        <w:rPr/>
      </w:pPr>
      <w:r w:rsidDel="00000000" w:rsidR="00000000" w:rsidRPr="00000000">
        <w:rPr>
          <w:rtl w:val="0"/>
        </w:rPr>
        <w:t xml:space="preserve">        for(j = 0; j &lt; i; j++){</w:t>
      </w:r>
    </w:p>
    <w:p w:rsidR="00000000" w:rsidDel="00000000" w:rsidP="00000000" w:rsidRDefault="00000000" w:rsidRPr="00000000" w14:paraId="00000758">
      <w:pPr>
        <w:pageBreakBefore w:val="0"/>
        <w:rPr/>
      </w:pPr>
      <w:r w:rsidDel="00000000" w:rsidR="00000000" w:rsidRPr="00000000">
        <w:rPr>
          <w:rtl w:val="0"/>
        </w:rPr>
        <w:t xml:space="preserve">            if(strcmp(b[j].ten, b[j+1].ten) &gt; 0){</w:t>
      </w:r>
    </w:p>
    <w:p w:rsidR="00000000" w:rsidDel="00000000" w:rsidP="00000000" w:rsidRDefault="00000000" w:rsidRPr="00000000" w14:paraId="00000759">
      <w:pPr>
        <w:pageBreakBefore w:val="0"/>
        <w:rPr/>
      </w:pPr>
      <w:r w:rsidDel="00000000" w:rsidR="00000000" w:rsidRPr="00000000">
        <w:rPr>
          <w:rtl w:val="0"/>
        </w:rPr>
        <w:t xml:space="preserve">                tg = K[j];</w:t>
      </w:r>
    </w:p>
    <w:p w:rsidR="00000000" w:rsidDel="00000000" w:rsidP="00000000" w:rsidRDefault="00000000" w:rsidRPr="00000000" w14:paraId="0000075A">
      <w:pPr>
        <w:pageBreakBefore w:val="0"/>
        <w:rPr/>
      </w:pPr>
      <w:r w:rsidDel="00000000" w:rsidR="00000000" w:rsidRPr="00000000">
        <w:rPr>
          <w:rtl w:val="0"/>
        </w:rPr>
        <w:t xml:space="preserve">                K[j] = K[j+1];</w:t>
      </w:r>
    </w:p>
    <w:p w:rsidR="00000000" w:rsidDel="00000000" w:rsidP="00000000" w:rsidRDefault="00000000" w:rsidRPr="00000000" w14:paraId="0000075B">
      <w:pPr>
        <w:pageBreakBefore w:val="0"/>
        <w:rPr/>
      </w:pPr>
      <w:r w:rsidDel="00000000" w:rsidR="00000000" w:rsidRPr="00000000">
        <w:rPr>
          <w:rtl w:val="0"/>
        </w:rPr>
        <w:t xml:space="preserve">                K[j+1] = tg;</w:t>
      </w:r>
    </w:p>
    <w:p w:rsidR="00000000" w:rsidDel="00000000" w:rsidP="00000000" w:rsidRDefault="00000000" w:rsidRPr="00000000" w14:paraId="0000075C">
      <w:pPr>
        <w:pageBreakBefore w:val="0"/>
        <w:rPr/>
      </w:pPr>
      <w:r w:rsidDel="00000000" w:rsidR="00000000" w:rsidRPr="00000000">
        <w:rPr>
          <w:rtl w:val="0"/>
        </w:rPr>
        <w:t xml:space="preserve">            }</w:t>
      </w:r>
    </w:p>
    <w:p w:rsidR="00000000" w:rsidDel="00000000" w:rsidP="00000000" w:rsidRDefault="00000000" w:rsidRPr="00000000" w14:paraId="0000075D">
      <w:pPr>
        <w:pageBreakBefore w:val="0"/>
        <w:rPr/>
      </w:pPr>
      <w:r w:rsidDel="00000000" w:rsidR="00000000" w:rsidRPr="00000000">
        <w:rPr>
          <w:rtl w:val="0"/>
        </w:rPr>
        <w:t xml:space="preserve">        }</w:t>
      </w:r>
    </w:p>
    <w:p w:rsidR="00000000" w:rsidDel="00000000" w:rsidP="00000000" w:rsidRDefault="00000000" w:rsidRPr="00000000" w14:paraId="0000075E">
      <w:pPr>
        <w:pageBreakBefore w:val="0"/>
        <w:rPr/>
      </w:pPr>
      <w:r w:rsidDel="00000000" w:rsidR="00000000" w:rsidRPr="00000000">
        <w:rPr>
          <w:rtl w:val="0"/>
        </w:rPr>
        <w:t xml:space="preserve">    }</w:t>
      </w:r>
    </w:p>
    <w:p w:rsidR="00000000" w:rsidDel="00000000" w:rsidP="00000000" w:rsidRDefault="00000000" w:rsidRPr="00000000" w14:paraId="0000075F">
      <w:pPr>
        <w:pageBreakBefore w:val="0"/>
        <w:rPr/>
      </w:pPr>
      <w:r w:rsidDel="00000000" w:rsidR="00000000" w:rsidRPr="00000000">
        <w:rPr>
          <w:rtl w:val="0"/>
        </w:rPr>
        <w:t xml:space="preserve">    printf("%-5s %-30s %-5s %-5s %-5s %-5s %-5s %-5s %-5s\n","MSSV","Ho ten sv","HD","PB","HD1","HD2","HD3","GK","CK");</w:t>
      </w:r>
    </w:p>
    <w:p w:rsidR="00000000" w:rsidDel="00000000" w:rsidP="00000000" w:rsidRDefault="00000000" w:rsidRPr="00000000" w14:paraId="00000760">
      <w:pPr>
        <w:pageBreakBefore w:val="0"/>
        <w:rPr/>
      </w:pPr>
      <w:r w:rsidDel="00000000" w:rsidR="00000000" w:rsidRPr="00000000">
        <w:rPr>
          <w:rtl w:val="0"/>
        </w:rPr>
        <w:t xml:space="preserve">    for(i = 0; i &lt; n; i++){</w:t>
      </w:r>
    </w:p>
    <w:p w:rsidR="00000000" w:rsidDel="00000000" w:rsidP="00000000" w:rsidRDefault="00000000" w:rsidRPr="00000000" w14:paraId="00000761">
      <w:pPr>
        <w:pageBreakBefore w:val="0"/>
        <w:rPr/>
      </w:pPr>
      <w:r w:rsidDel="00000000" w:rsidR="00000000" w:rsidRPr="00000000">
        <w:rPr>
          <w:rtl w:val="0"/>
        </w:rPr>
        <w:t xml:space="preserve">       printf("%-5s %-30s %-5.1f %-5.1f %-5.1f %-5.1f %-5.1f %-5.1f %-5.1f\n",K[i].mssv,K[i].ten,K[i].HD,K[i].PB,K[i].hd[0],K[i].hd[1],K[i].hd[2],K[i].gk,K[i].ck/3);</w:t>
      </w:r>
    </w:p>
    <w:p w:rsidR="00000000" w:rsidDel="00000000" w:rsidP="00000000" w:rsidRDefault="00000000" w:rsidRPr="00000000" w14:paraId="00000762">
      <w:pPr>
        <w:pageBreakBefore w:val="0"/>
        <w:rPr/>
      </w:pPr>
      <w:r w:rsidDel="00000000" w:rsidR="00000000" w:rsidRPr="00000000">
        <w:rPr>
          <w:rtl w:val="0"/>
        </w:rPr>
        <w:t xml:space="preserve">    }    </w:t>
      </w:r>
    </w:p>
    <w:p w:rsidR="00000000" w:rsidDel="00000000" w:rsidP="00000000" w:rsidRDefault="00000000" w:rsidRPr="00000000" w14:paraId="00000763">
      <w:pPr>
        <w:pageBreakBefore w:val="0"/>
        <w:rPr/>
      </w:pPr>
      <w:r w:rsidDel="00000000" w:rsidR="00000000" w:rsidRPr="00000000">
        <w:rPr>
          <w:rtl w:val="0"/>
        </w:rPr>
        <w:t xml:space="preserve">}*/</w:t>
      </w:r>
    </w:p>
    <w:p w:rsidR="00000000" w:rsidDel="00000000" w:rsidP="00000000" w:rsidRDefault="00000000" w:rsidRPr="00000000" w14:paraId="00000764">
      <w:pPr>
        <w:pageBreakBefore w:val="0"/>
        <w:rPr/>
      </w:pPr>
      <w:r w:rsidDel="00000000" w:rsidR="00000000" w:rsidRPr="00000000">
        <w:rPr>
          <w:rtl w:val="0"/>
        </w:rPr>
        <w:t xml:space="preserve">char * timten( char* hoten)// ham tach ten khoi ho ten duoc nhap vao</w:t>
      </w:r>
    </w:p>
    <w:p w:rsidR="00000000" w:rsidDel="00000000" w:rsidP="00000000" w:rsidRDefault="00000000" w:rsidRPr="00000000" w14:paraId="00000765">
      <w:pPr>
        <w:pageBreakBefore w:val="0"/>
        <w:rPr/>
      </w:pPr>
      <w:r w:rsidDel="00000000" w:rsidR="00000000" w:rsidRPr="00000000">
        <w:rPr>
          <w:rtl w:val="0"/>
        </w:rPr>
        <w:t xml:space="preserve">{</w:t>
      </w:r>
    </w:p>
    <w:p w:rsidR="00000000" w:rsidDel="00000000" w:rsidP="00000000" w:rsidRDefault="00000000" w:rsidRPr="00000000" w14:paraId="00000766">
      <w:pPr>
        <w:pageBreakBefore w:val="0"/>
        <w:rPr/>
      </w:pPr>
      <w:r w:rsidDel="00000000" w:rsidR="00000000" w:rsidRPr="00000000">
        <w:rPr>
          <w:rtl w:val="0"/>
        </w:rPr>
        <w:t xml:space="preserve">int i;</w:t>
      </w:r>
    </w:p>
    <w:p w:rsidR="00000000" w:rsidDel="00000000" w:rsidP="00000000" w:rsidRDefault="00000000" w:rsidRPr="00000000" w14:paraId="00000767">
      <w:pPr>
        <w:pageBreakBefore w:val="0"/>
        <w:rPr/>
      </w:pPr>
      <w:r w:rsidDel="00000000" w:rsidR="00000000" w:rsidRPr="00000000">
        <w:rPr>
          <w:rtl w:val="0"/>
        </w:rPr>
        <w:t xml:space="preserve">i = strlen(hoten)-1;</w:t>
      </w:r>
    </w:p>
    <w:p w:rsidR="00000000" w:rsidDel="00000000" w:rsidP="00000000" w:rsidRDefault="00000000" w:rsidRPr="00000000" w14:paraId="00000768">
      <w:pPr>
        <w:pageBreakBefore w:val="0"/>
        <w:rPr/>
      </w:pPr>
      <w:r w:rsidDel="00000000" w:rsidR="00000000" w:rsidRPr="00000000">
        <w:rPr>
          <w:rtl w:val="0"/>
        </w:rPr>
        <w:t xml:space="preserve">/* tim ki tu trang cuoi cung trong xau */</w:t>
      </w:r>
    </w:p>
    <w:p w:rsidR="00000000" w:rsidDel="00000000" w:rsidP="00000000" w:rsidRDefault="00000000" w:rsidRPr="00000000" w14:paraId="00000769">
      <w:pPr>
        <w:pageBreakBefore w:val="0"/>
        <w:rPr/>
      </w:pPr>
      <w:r w:rsidDel="00000000" w:rsidR="00000000" w:rsidRPr="00000000">
        <w:rPr>
          <w:rtl w:val="0"/>
        </w:rPr>
        <w:t xml:space="preserve">while (i &gt;= 0 &amp;&amp; hoten[i] != ' ') i--;</w:t>
      </w:r>
    </w:p>
    <w:p w:rsidR="00000000" w:rsidDel="00000000" w:rsidP="00000000" w:rsidRDefault="00000000" w:rsidRPr="00000000" w14:paraId="0000076A">
      <w:pPr>
        <w:pageBreakBefore w:val="0"/>
        <w:rPr/>
      </w:pPr>
      <w:r w:rsidDel="00000000" w:rsidR="00000000" w:rsidRPr="00000000">
        <w:rPr>
          <w:rtl w:val="0"/>
        </w:rPr>
        <w:t xml:space="preserve">return hoten + i + 1;</w:t>
      </w:r>
    </w:p>
    <w:p w:rsidR="00000000" w:rsidDel="00000000" w:rsidP="00000000" w:rsidRDefault="00000000" w:rsidRPr="00000000" w14:paraId="0000076B">
      <w:pPr>
        <w:pageBreakBefore w:val="0"/>
        <w:rPr/>
      </w:pPr>
      <w:r w:rsidDel="00000000" w:rsidR="00000000" w:rsidRPr="00000000">
        <w:rPr>
          <w:rtl w:val="0"/>
        </w:rPr>
        <w:t xml:space="preserve">}</w:t>
      </w:r>
    </w:p>
    <w:p w:rsidR="00000000" w:rsidDel="00000000" w:rsidP="00000000" w:rsidRDefault="00000000" w:rsidRPr="00000000" w14:paraId="0000076C">
      <w:pPr>
        <w:pageBreakBefore w:val="0"/>
        <w:rPr/>
      </w:pPr>
      <w:r w:rsidDel="00000000" w:rsidR="00000000" w:rsidRPr="00000000">
        <w:rPr>
          <w:rtl w:val="0"/>
        </w:rPr>
      </w:r>
    </w:p>
    <w:p w:rsidR="00000000" w:rsidDel="00000000" w:rsidP="00000000" w:rsidRDefault="00000000" w:rsidRPr="00000000" w14:paraId="0000076D">
      <w:pPr>
        <w:pageBreakBefore w:val="0"/>
        <w:rPr/>
      </w:pPr>
      <w:r w:rsidDel="00000000" w:rsidR="00000000" w:rsidRPr="00000000">
        <w:rPr>
          <w:rtl w:val="0"/>
        </w:rPr>
        <w:t xml:space="preserve">void sortten2(SV*K,int n)</w:t>
      </w:r>
    </w:p>
    <w:p w:rsidR="00000000" w:rsidDel="00000000" w:rsidP="00000000" w:rsidRDefault="00000000" w:rsidRPr="00000000" w14:paraId="0000076E">
      <w:pPr>
        <w:pageBreakBefore w:val="0"/>
        <w:rPr/>
      </w:pPr>
      <w:r w:rsidDel="00000000" w:rsidR="00000000" w:rsidRPr="00000000">
        <w:rPr>
          <w:rtl w:val="0"/>
        </w:rPr>
        <w:t xml:space="preserve">{</w:t>
      </w:r>
    </w:p>
    <w:p w:rsidR="00000000" w:rsidDel="00000000" w:rsidP="00000000" w:rsidRDefault="00000000" w:rsidRPr="00000000" w14:paraId="0000076F">
      <w:pPr>
        <w:pageBreakBefore w:val="0"/>
        <w:rPr/>
      </w:pPr>
      <w:r w:rsidDel="00000000" w:rsidR="00000000" w:rsidRPr="00000000">
        <w:rPr>
          <w:rtl w:val="0"/>
        </w:rPr>
        <w:tab/>
        <w:t xml:space="preserve">int i,j;</w:t>
      </w:r>
    </w:p>
    <w:p w:rsidR="00000000" w:rsidDel="00000000" w:rsidP="00000000" w:rsidRDefault="00000000" w:rsidRPr="00000000" w14:paraId="00000770">
      <w:pPr>
        <w:pageBreakBefore w:val="0"/>
        <w:rPr/>
      </w:pPr>
      <w:r w:rsidDel="00000000" w:rsidR="00000000" w:rsidRPr="00000000">
        <w:rPr>
          <w:rtl w:val="0"/>
        </w:rPr>
        <w:tab/>
        <w:t xml:space="preserve">SV K2[50],tmp;</w:t>
      </w:r>
    </w:p>
    <w:p w:rsidR="00000000" w:rsidDel="00000000" w:rsidP="00000000" w:rsidRDefault="00000000" w:rsidRPr="00000000" w14:paraId="00000771">
      <w:pPr>
        <w:pageBreakBefore w:val="0"/>
        <w:rPr/>
      </w:pPr>
      <w:r w:rsidDel="00000000" w:rsidR="00000000" w:rsidRPr="00000000">
        <w:rPr>
          <w:rtl w:val="0"/>
        </w:rPr>
        <w:tab/>
      </w:r>
    </w:p>
    <w:p w:rsidR="00000000" w:rsidDel="00000000" w:rsidP="00000000" w:rsidRDefault="00000000" w:rsidRPr="00000000" w14:paraId="00000772">
      <w:pPr>
        <w:pageBreakBefore w:val="0"/>
        <w:rPr/>
      </w:pPr>
      <w:r w:rsidDel="00000000" w:rsidR="00000000" w:rsidRPr="00000000">
        <w:rPr>
          <w:rtl w:val="0"/>
        </w:rPr>
        <w:t xml:space="preserve">for(i=0;i&lt;n;i++)</w:t>
      </w:r>
    </w:p>
    <w:p w:rsidR="00000000" w:rsidDel="00000000" w:rsidP="00000000" w:rsidRDefault="00000000" w:rsidRPr="00000000" w14:paraId="00000773">
      <w:pPr>
        <w:pageBreakBefore w:val="0"/>
        <w:rPr/>
      </w:pPr>
      <w:r w:rsidDel="00000000" w:rsidR="00000000" w:rsidRPr="00000000">
        <w:rPr>
          <w:rtl w:val="0"/>
        </w:rPr>
        <w:t xml:space="preserve">{</w:t>
      </w:r>
    </w:p>
    <w:p w:rsidR="00000000" w:rsidDel="00000000" w:rsidP="00000000" w:rsidRDefault="00000000" w:rsidRPr="00000000" w14:paraId="00000774">
      <w:pPr>
        <w:pageBreakBefore w:val="0"/>
        <w:rPr/>
      </w:pPr>
      <w:r w:rsidDel="00000000" w:rsidR="00000000" w:rsidRPr="00000000">
        <w:rPr>
          <w:rtl w:val="0"/>
        </w:rPr>
        <w:t xml:space="preserve">    strcpy(K[i].name,timten(K[i].ten));// gan name bang ten vua tach tu ho ten</w:t>
      </w:r>
    </w:p>
    <w:p w:rsidR="00000000" w:rsidDel="00000000" w:rsidP="00000000" w:rsidRDefault="00000000" w:rsidRPr="00000000" w14:paraId="00000775">
      <w:pPr>
        <w:pageBreakBefore w:val="0"/>
        <w:rPr/>
      </w:pPr>
      <w:r w:rsidDel="00000000" w:rsidR="00000000" w:rsidRPr="00000000">
        <w:rPr>
          <w:rtl w:val="0"/>
        </w:rPr>
        <w:t xml:space="preserve">}</w:t>
      </w:r>
    </w:p>
    <w:p w:rsidR="00000000" w:rsidDel="00000000" w:rsidP="00000000" w:rsidRDefault="00000000" w:rsidRPr="00000000" w14:paraId="00000776">
      <w:pPr>
        <w:pageBreakBefore w:val="0"/>
        <w:rPr/>
      </w:pPr>
      <w:r w:rsidDel="00000000" w:rsidR="00000000" w:rsidRPr="00000000">
        <w:rPr>
          <w:rtl w:val="0"/>
        </w:rPr>
        <w:t xml:space="preserve">for(i=0;i&lt;n;i++)</w:t>
      </w:r>
    </w:p>
    <w:p w:rsidR="00000000" w:rsidDel="00000000" w:rsidP="00000000" w:rsidRDefault="00000000" w:rsidRPr="00000000" w14:paraId="00000777">
      <w:pPr>
        <w:pageBreakBefore w:val="0"/>
        <w:rPr/>
      </w:pPr>
      <w:r w:rsidDel="00000000" w:rsidR="00000000" w:rsidRPr="00000000">
        <w:rPr>
          <w:rtl w:val="0"/>
        </w:rPr>
        <w:t xml:space="preserve">{</w:t>
      </w:r>
    </w:p>
    <w:p w:rsidR="00000000" w:rsidDel="00000000" w:rsidP="00000000" w:rsidRDefault="00000000" w:rsidRPr="00000000" w14:paraId="00000778">
      <w:pPr>
        <w:pageBreakBefore w:val="0"/>
        <w:rPr/>
      </w:pPr>
      <w:r w:rsidDel="00000000" w:rsidR="00000000" w:rsidRPr="00000000">
        <w:rPr>
          <w:rtl w:val="0"/>
        </w:rPr>
        <w:t xml:space="preserve">    K2[i]=K[i];</w:t>
      </w:r>
    </w:p>
    <w:p w:rsidR="00000000" w:rsidDel="00000000" w:rsidP="00000000" w:rsidRDefault="00000000" w:rsidRPr="00000000" w14:paraId="00000779">
      <w:pPr>
        <w:pageBreakBefore w:val="0"/>
        <w:rPr/>
      </w:pPr>
      <w:r w:rsidDel="00000000" w:rsidR="00000000" w:rsidRPr="00000000">
        <w:rPr>
          <w:rtl w:val="0"/>
        </w:rPr>
        <w:t xml:space="preserve">}</w:t>
      </w:r>
    </w:p>
    <w:p w:rsidR="00000000" w:rsidDel="00000000" w:rsidP="00000000" w:rsidRDefault="00000000" w:rsidRPr="00000000" w14:paraId="0000077A">
      <w:pPr>
        <w:pageBreakBefore w:val="0"/>
        <w:rPr/>
      </w:pPr>
      <w:r w:rsidDel="00000000" w:rsidR="00000000" w:rsidRPr="00000000">
        <w:rPr>
          <w:rtl w:val="0"/>
        </w:rPr>
        <w:t xml:space="preserve">for(j=n-1;j&gt;0;j--)</w:t>
      </w:r>
    </w:p>
    <w:p w:rsidR="00000000" w:rsidDel="00000000" w:rsidP="00000000" w:rsidRDefault="00000000" w:rsidRPr="00000000" w14:paraId="0000077B">
      <w:pPr>
        <w:pageBreakBefore w:val="0"/>
        <w:rPr/>
      </w:pPr>
      <w:r w:rsidDel="00000000" w:rsidR="00000000" w:rsidRPr="00000000">
        <w:rPr>
          <w:rtl w:val="0"/>
        </w:rPr>
        <w:t xml:space="preserve">{</w:t>
      </w:r>
    </w:p>
    <w:p w:rsidR="00000000" w:rsidDel="00000000" w:rsidP="00000000" w:rsidRDefault="00000000" w:rsidRPr="00000000" w14:paraId="0000077C">
      <w:pPr>
        <w:pageBreakBefore w:val="0"/>
        <w:rPr/>
      </w:pPr>
      <w:r w:rsidDel="00000000" w:rsidR="00000000" w:rsidRPr="00000000">
        <w:rPr>
          <w:rtl w:val="0"/>
        </w:rPr>
        <w:tab/>
        <w:t xml:space="preserve">for(i=0;i&lt;j;i++)</w:t>
      </w:r>
    </w:p>
    <w:p w:rsidR="00000000" w:rsidDel="00000000" w:rsidP="00000000" w:rsidRDefault="00000000" w:rsidRPr="00000000" w14:paraId="0000077D">
      <w:pPr>
        <w:pageBreakBefore w:val="0"/>
        <w:rPr/>
      </w:pPr>
      <w:r w:rsidDel="00000000" w:rsidR="00000000" w:rsidRPr="00000000">
        <w:rPr>
          <w:rtl w:val="0"/>
        </w:rPr>
        <w:tab/>
        <w:t xml:space="preserve">{</w:t>
      </w:r>
    </w:p>
    <w:p w:rsidR="00000000" w:rsidDel="00000000" w:rsidP="00000000" w:rsidRDefault="00000000" w:rsidRPr="00000000" w14:paraId="0000077E">
      <w:pPr>
        <w:pageBreakBefore w:val="0"/>
        <w:rPr/>
      </w:pPr>
      <w:r w:rsidDel="00000000" w:rsidR="00000000" w:rsidRPr="00000000">
        <w:rPr>
          <w:rtl w:val="0"/>
        </w:rPr>
        <w:tab/>
        <w:tab/>
        <w:t xml:space="preserve">if(strcmp(K2[i].name,K2[i+1].name)&gt;0)</w:t>
      </w:r>
    </w:p>
    <w:p w:rsidR="00000000" w:rsidDel="00000000" w:rsidP="00000000" w:rsidRDefault="00000000" w:rsidRPr="00000000" w14:paraId="0000077F">
      <w:pPr>
        <w:pageBreakBefore w:val="0"/>
        <w:rPr/>
      </w:pPr>
      <w:r w:rsidDel="00000000" w:rsidR="00000000" w:rsidRPr="00000000">
        <w:rPr>
          <w:rtl w:val="0"/>
        </w:rPr>
        <w:tab/>
        <w:tab/>
        <w:t xml:space="preserve">{</w:t>
      </w:r>
    </w:p>
    <w:p w:rsidR="00000000" w:rsidDel="00000000" w:rsidP="00000000" w:rsidRDefault="00000000" w:rsidRPr="00000000" w14:paraId="00000780">
      <w:pPr>
        <w:pageBreakBefore w:val="0"/>
        <w:rPr/>
      </w:pPr>
      <w:r w:rsidDel="00000000" w:rsidR="00000000" w:rsidRPr="00000000">
        <w:rPr>
          <w:rtl w:val="0"/>
        </w:rPr>
        <w:tab/>
        <w:tab/>
        <w:tab/>
        <w:t xml:space="preserve">tmp=K2[i];</w:t>
      </w:r>
    </w:p>
    <w:p w:rsidR="00000000" w:rsidDel="00000000" w:rsidP="00000000" w:rsidRDefault="00000000" w:rsidRPr="00000000" w14:paraId="00000781">
      <w:pPr>
        <w:pageBreakBefore w:val="0"/>
        <w:rPr/>
      </w:pPr>
      <w:r w:rsidDel="00000000" w:rsidR="00000000" w:rsidRPr="00000000">
        <w:rPr>
          <w:rtl w:val="0"/>
        </w:rPr>
        <w:tab/>
        <w:tab/>
        <w:tab/>
        <w:t xml:space="preserve">K2[i]=K2[i+1];</w:t>
      </w:r>
    </w:p>
    <w:p w:rsidR="00000000" w:rsidDel="00000000" w:rsidP="00000000" w:rsidRDefault="00000000" w:rsidRPr="00000000" w14:paraId="00000782">
      <w:pPr>
        <w:pageBreakBefore w:val="0"/>
        <w:rPr/>
      </w:pPr>
      <w:r w:rsidDel="00000000" w:rsidR="00000000" w:rsidRPr="00000000">
        <w:rPr>
          <w:rtl w:val="0"/>
        </w:rPr>
        <w:tab/>
        <w:tab/>
        <w:tab/>
        <w:t xml:space="preserve">K2[i+1]=tmp;</w:t>
      </w:r>
    </w:p>
    <w:p w:rsidR="00000000" w:rsidDel="00000000" w:rsidP="00000000" w:rsidRDefault="00000000" w:rsidRPr="00000000" w14:paraId="00000783">
      <w:pPr>
        <w:pageBreakBefore w:val="0"/>
        <w:rPr/>
      </w:pPr>
      <w:r w:rsidDel="00000000" w:rsidR="00000000" w:rsidRPr="00000000">
        <w:rPr>
          <w:rtl w:val="0"/>
        </w:rPr>
        <w:tab/>
        <w:tab/>
        <w:t xml:space="preserve">}</w:t>
      </w:r>
    </w:p>
    <w:p w:rsidR="00000000" w:rsidDel="00000000" w:rsidP="00000000" w:rsidRDefault="00000000" w:rsidRPr="00000000" w14:paraId="00000784">
      <w:pPr>
        <w:pageBreakBefore w:val="0"/>
        <w:rPr/>
      </w:pPr>
      <w:r w:rsidDel="00000000" w:rsidR="00000000" w:rsidRPr="00000000">
        <w:rPr>
          <w:rtl w:val="0"/>
        </w:rPr>
        <w:tab/>
        <w:t xml:space="preserve">}</w:t>
      </w:r>
    </w:p>
    <w:p w:rsidR="00000000" w:rsidDel="00000000" w:rsidP="00000000" w:rsidRDefault="00000000" w:rsidRPr="00000000" w14:paraId="00000785">
      <w:pPr>
        <w:pageBreakBefore w:val="0"/>
        <w:rPr/>
      </w:pPr>
      <w:r w:rsidDel="00000000" w:rsidR="00000000" w:rsidRPr="00000000">
        <w:rPr>
          <w:rtl w:val="0"/>
        </w:rPr>
        <w:t xml:space="preserve">}</w:t>
      </w:r>
    </w:p>
    <w:p w:rsidR="00000000" w:rsidDel="00000000" w:rsidP="00000000" w:rsidRDefault="00000000" w:rsidRPr="00000000" w14:paraId="00000786">
      <w:pPr>
        <w:pageBreakBefore w:val="0"/>
        <w:rPr/>
      </w:pPr>
      <w:r w:rsidDel="00000000" w:rsidR="00000000" w:rsidRPr="00000000">
        <w:rPr>
          <w:rtl w:val="0"/>
        </w:rPr>
        <w:t xml:space="preserve">printf("%-5s %-30s %-5s %-5s %-5s %-5s %-5s %-5s %-5s\n","MSSV","Ho ten sv","HD","PB","HD1","HD2","HD3","GK","CK");</w:t>
      </w:r>
    </w:p>
    <w:p w:rsidR="00000000" w:rsidDel="00000000" w:rsidP="00000000" w:rsidRDefault="00000000" w:rsidRPr="00000000" w14:paraId="00000787">
      <w:pPr>
        <w:pageBreakBefore w:val="0"/>
        <w:rPr/>
      </w:pPr>
      <w:r w:rsidDel="00000000" w:rsidR="00000000" w:rsidRPr="00000000">
        <w:rPr>
          <w:rtl w:val="0"/>
        </w:rPr>
        <w:t xml:space="preserve">    for(i = 0; i &lt; n; i++)</w:t>
      </w:r>
    </w:p>
    <w:p w:rsidR="00000000" w:rsidDel="00000000" w:rsidP="00000000" w:rsidRDefault="00000000" w:rsidRPr="00000000" w14:paraId="00000788">
      <w:pPr>
        <w:pageBreakBefore w:val="0"/>
        <w:rPr/>
      </w:pPr>
      <w:r w:rsidDel="00000000" w:rsidR="00000000" w:rsidRPr="00000000">
        <w:rPr>
          <w:rtl w:val="0"/>
        </w:rPr>
        <w:tab/>
        <w:t xml:space="preserve">{</w:t>
      </w:r>
    </w:p>
    <w:p w:rsidR="00000000" w:rsidDel="00000000" w:rsidP="00000000" w:rsidRDefault="00000000" w:rsidRPr="00000000" w14:paraId="00000789">
      <w:pPr>
        <w:pageBreakBefore w:val="0"/>
        <w:rPr/>
      </w:pPr>
      <w:r w:rsidDel="00000000" w:rsidR="00000000" w:rsidRPr="00000000">
        <w:rPr>
          <w:rtl w:val="0"/>
        </w:rPr>
        <w:t xml:space="preserve">       printf("%-5s %-30s %-5.1f %-5.1f %-5.1f %-5.1f %-5.1f %-5.1f %-5.1f\n",K2[i].mssv,K2[i].ten,K2[i].HD,K2[i].PB,K2[i].hd[0],K2[i].hd[1],K2[i].hd[2],K2[i].gk,K2[i].ck/3);</w:t>
      </w:r>
    </w:p>
    <w:p w:rsidR="00000000" w:rsidDel="00000000" w:rsidP="00000000" w:rsidRDefault="00000000" w:rsidRPr="00000000" w14:paraId="0000078A">
      <w:pPr>
        <w:pageBreakBefore w:val="0"/>
        <w:rPr/>
      </w:pPr>
      <w:r w:rsidDel="00000000" w:rsidR="00000000" w:rsidRPr="00000000">
        <w:rPr>
          <w:rtl w:val="0"/>
        </w:rPr>
        <w:t xml:space="preserve">    }</w:t>
      </w:r>
    </w:p>
    <w:p w:rsidR="00000000" w:rsidDel="00000000" w:rsidP="00000000" w:rsidRDefault="00000000" w:rsidRPr="00000000" w14:paraId="0000078B">
      <w:pPr>
        <w:pageBreakBefore w:val="0"/>
        <w:rPr/>
      </w:pPr>
      <w:r w:rsidDel="00000000" w:rsidR="00000000" w:rsidRPr="00000000">
        <w:rPr>
          <w:rtl w:val="0"/>
        </w:rPr>
        <w:t xml:space="preserve">}</w:t>
      </w:r>
    </w:p>
    <w:p w:rsidR="00000000" w:rsidDel="00000000" w:rsidP="00000000" w:rsidRDefault="00000000" w:rsidRPr="00000000" w14:paraId="0000078C">
      <w:pPr>
        <w:pageBreakBefore w:val="0"/>
        <w:rPr/>
      </w:pPr>
      <w:r w:rsidDel="00000000" w:rsidR="00000000" w:rsidRPr="00000000">
        <w:rPr>
          <w:rtl w:val="0"/>
        </w:rPr>
        <w:t xml:space="preserve">int main()</w:t>
      </w:r>
    </w:p>
    <w:p w:rsidR="00000000" w:rsidDel="00000000" w:rsidP="00000000" w:rsidRDefault="00000000" w:rsidRPr="00000000" w14:paraId="0000078D">
      <w:pPr>
        <w:pageBreakBefore w:val="0"/>
        <w:rPr/>
      </w:pPr>
      <w:r w:rsidDel="00000000" w:rsidR="00000000" w:rsidRPr="00000000">
        <w:rPr>
          <w:rtl w:val="0"/>
        </w:rPr>
        <w:t xml:space="preserve">{</w:t>
      </w:r>
    </w:p>
    <w:p w:rsidR="00000000" w:rsidDel="00000000" w:rsidP="00000000" w:rsidRDefault="00000000" w:rsidRPr="00000000" w14:paraId="0000078E">
      <w:pPr>
        <w:pageBreakBefore w:val="0"/>
        <w:rPr/>
      </w:pPr>
      <w:r w:rsidDel="00000000" w:rsidR="00000000" w:rsidRPr="00000000">
        <w:rPr>
          <w:rtl w:val="0"/>
        </w:rPr>
        <w:tab/>
        <w:t xml:space="preserve">int m,n=0,j;</w:t>
      </w:r>
    </w:p>
    <w:p w:rsidR="00000000" w:rsidDel="00000000" w:rsidP="00000000" w:rsidRDefault="00000000" w:rsidRPr="00000000" w14:paraId="0000078F">
      <w:pPr>
        <w:pageBreakBefore w:val="0"/>
        <w:rPr/>
      </w:pPr>
      <w:r w:rsidDel="00000000" w:rsidR="00000000" w:rsidRPr="00000000">
        <w:rPr>
          <w:rtl w:val="0"/>
        </w:rPr>
        <w:tab/>
        <w:t xml:space="preserve">SV K[20];</w:t>
      </w:r>
    </w:p>
    <w:p w:rsidR="00000000" w:rsidDel="00000000" w:rsidP="00000000" w:rsidRDefault="00000000" w:rsidRPr="00000000" w14:paraId="00000790">
      <w:pPr>
        <w:pageBreakBefore w:val="0"/>
        <w:rPr/>
      </w:pPr>
      <w:r w:rsidDel="00000000" w:rsidR="00000000" w:rsidRPr="00000000">
        <w:rPr>
          <w:rtl w:val="0"/>
        </w:rPr>
        <w:tab/>
        <w:t xml:space="preserve">while(m!=4)</w:t>
      </w:r>
    </w:p>
    <w:p w:rsidR="00000000" w:rsidDel="00000000" w:rsidP="00000000" w:rsidRDefault="00000000" w:rsidRPr="00000000" w14:paraId="00000791">
      <w:pPr>
        <w:pageBreakBefore w:val="0"/>
        <w:rPr/>
      </w:pPr>
      <w:r w:rsidDel="00000000" w:rsidR="00000000" w:rsidRPr="00000000">
        <w:rPr>
          <w:rtl w:val="0"/>
        </w:rPr>
        <w:tab/>
        <w:t xml:space="preserve">{</w:t>
      </w:r>
    </w:p>
    <w:p w:rsidR="00000000" w:rsidDel="00000000" w:rsidP="00000000" w:rsidRDefault="00000000" w:rsidRPr="00000000" w14:paraId="00000792">
      <w:pPr>
        <w:pageBreakBefore w:val="0"/>
        <w:rPr/>
      </w:pPr>
      <w:r w:rsidDel="00000000" w:rsidR="00000000" w:rsidRPr="00000000">
        <w:rPr>
          <w:rtl w:val="0"/>
        </w:rPr>
        <w:tab/>
        <w:tab/>
        <w:t xml:space="preserve">printf("\nMenu\n1.Bo sung sinh vien\n2.Danh sach sv bao ve thanh cong\n3.Sap xep theo ten sinh vien\n4.Thoat\n");</w:t>
      </w:r>
    </w:p>
    <w:p w:rsidR="00000000" w:rsidDel="00000000" w:rsidP="00000000" w:rsidRDefault="00000000" w:rsidRPr="00000000" w14:paraId="00000793">
      <w:pPr>
        <w:pageBreakBefore w:val="0"/>
        <w:rPr/>
      </w:pPr>
      <w:r w:rsidDel="00000000" w:rsidR="00000000" w:rsidRPr="00000000">
        <w:rPr>
          <w:rtl w:val="0"/>
        </w:rPr>
        <w:tab/>
        <w:tab/>
        <w:t xml:space="preserve">scanf("%d",&amp;m);</w:t>
      </w:r>
    </w:p>
    <w:p w:rsidR="00000000" w:rsidDel="00000000" w:rsidP="00000000" w:rsidRDefault="00000000" w:rsidRPr="00000000" w14:paraId="00000794">
      <w:pPr>
        <w:pageBreakBefore w:val="0"/>
        <w:rPr/>
      </w:pPr>
      <w:r w:rsidDel="00000000" w:rsidR="00000000" w:rsidRPr="00000000">
        <w:rPr>
          <w:rtl w:val="0"/>
        </w:rPr>
        <w:tab/>
        <w:tab/>
        <w:t xml:space="preserve">switch(m)</w:t>
      </w:r>
    </w:p>
    <w:p w:rsidR="00000000" w:rsidDel="00000000" w:rsidP="00000000" w:rsidRDefault="00000000" w:rsidRPr="00000000" w14:paraId="00000795">
      <w:pPr>
        <w:pageBreakBefore w:val="0"/>
        <w:rPr/>
      </w:pPr>
      <w:r w:rsidDel="00000000" w:rsidR="00000000" w:rsidRPr="00000000">
        <w:rPr>
          <w:rtl w:val="0"/>
        </w:rPr>
        <w:tab/>
        <w:tab/>
        <w:t xml:space="preserve">{</w:t>
      </w:r>
    </w:p>
    <w:p w:rsidR="00000000" w:rsidDel="00000000" w:rsidP="00000000" w:rsidRDefault="00000000" w:rsidRPr="00000000" w14:paraId="00000796">
      <w:pPr>
        <w:pageBreakBefore w:val="0"/>
        <w:rPr/>
      </w:pPr>
      <w:r w:rsidDel="00000000" w:rsidR="00000000" w:rsidRPr="00000000">
        <w:rPr>
          <w:rtl w:val="0"/>
        </w:rPr>
        <w:tab/>
        <w:tab/>
        <w:tab/>
        <w:t xml:space="preserve">case 1 : </w:t>
      </w:r>
    </w:p>
    <w:p w:rsidR="00000000" w:rsidDel="00000000" w:rsidP="00000000" w:rsidRDefault="00000000" w:rsidRPr="00000000" w14:paraId="00000797">
      <w:pPr>
        <w:pageBreakBefore w:val="0"/>
        <w:rPr/>
      </w:pPr>
      <w:r w:rsidDel="00000000" w:rsidR="00000000" w:rsidRPr="00000000">
        <w:rPr>
          <w:rtl w:val="0"/>
        </w:rPr>
        <w:tab/>
        <w:tab/>
        <w:tab/>
        <w:t xml:space="preserve">if(n==0)</w:t>
      </w:r>
    </w:p>
    <w:p w:rsidR="00000000" w:rsidDel="00000000" w:rsidP="00000000" w:rsidRDefault="00000000" w:rsidRPr="00000000" w14:paraId="00000798">
      <w:pPr>
        <w:pageBreakBefore w:val="0"/>
        <w:rPr/>
      </w:pPr>
      <w:r w:rsidDel="00000000" w:rsidR="00000000" w:rsidRPr="00000000">
        <w:rPr>
          <w:rtl w:val="0"/>
        </w:rPr>
        <w:tab/>
        <w:tab/>
        <w:tab/>
        <w:t xml:space="preserve">{</w:t>
      </w:r>
    </w:p>
    <w:p w:rsidR="00000000" w:rsidDel="00000000" w:rsidP="00000000" w:rsidRDefault="00000000" w:rsidRPr="00000000" w14:paraId="00000799">
      <w:pPr>
        <w:pageBreakBefore w:val="0"/>
        <w:rPr/>
      </w:pPr>
      <w:r w:rsidDel="00000000" w:rsidR="00000000" w:rsidRPr="00000000">
        <w:rPr>
          <w:rtl w:val="0"/>
        </w:rPr>
        <w:tab/>
        <w:tab/>
        <w:tab/>
        <w:tab/>
        <w:t xml:space="preserve">printf("Nhap so sinh vien muon them :__");</w:t>
      </w:r>
    </w:p>
    <w:p w:rsidR="00000000" w:rsidDel="00000000" w:rsidP="00000000" w:rsidRDefault="00000000" w:rsidRPr="00000000" w14:paraId="0000079A">
      <w:pPr>
        <w:pageBreakBefore w:val="0"/>
        <w:rPr/>
      </w:pPr>
      <w:r w:rsidDel="00000000" w:rsidR="00000000" w:rsidRPr="00000000">
        <w:rPr>
          <w:rtl w:val="0"/>
        </w:rPr>
        <w:tab/>
        <w:tab/>
        <w:tab/>
        <w:tab/>
        <w:t xml:space="preserve">scanf("%d",&amp;n);</w:t>
      </w:r>
    </w:p>
    <w:p w:rsidR="00000000" w:rsidDel="00000000" w:rsidP="00000000" w:rsidRDefault="00000000" w:rsidRPr="00000000" w14:paraId="0000079B">
      <w:pPr>
        <w:pageBreakBefore w:val="0"/>
        <w:rPr/>
      </w:pPr>
      <w:r w:rsidDel="00000000" w:rsidR="00000000" w:rsidRPr="00000000">
        <w:rPr>
          <w:rtl w:val="0"/>
        </w:rPr>
        <w:tab/>
        <w:tab/>
        <w:tab/>
        <w:tab/>
        <w:t xml:space="preserve">while(n&lt;0||n&gt;20)</w:t>
      </w:r>
    </w:p>
    <w:p w:rsidR="00000000" w:rsidDel="00000000" w:rsidP="00000000" w:rsidRDefault="00000000" w:rsidRPr="00000000" w14:paraId="0000079C">
      <w:pPr>
        <w:pageBreakBefore w:val="0"/>
        <w:rPr/>
      </w:pPr>
      <w:r w:rsidDel="00000000" w:rsidR="00000000" w:rsidRPr="00000000">
        <w:rPr>
          <w:rtl w:val="0"/>
        </w:rPr>
        <w:tab/>
        <w:tab/>
        <w:tab/>
        <w:tab/>
        <w:t xml:space="preserve">{</w:t>
      </w:r>
    </w:p>
    <w:p w:rsidR="00000000" w:rsidDel="00000000" w:rsidP="00000000" w:rsidRDefault="00000000" w:rsidRPr="00000000" w14:paraId="0000079D">
      <w:pPr>
        <w:pageBreakBefore w:val="0"/>
        <w:rPr/>
      </w:pPr>
      <w:r w:rsidDel="00000000" w:rsidR="00000000" w:rsidRPr="00000000">
        <w:rPr>
          <w:rtl w:val="0"/>
        </w:rPr>
        <w:tab/>
        <w:tab/>
        <w:tab/>
        <w:tab/>
        <w:t xml:space="preserve">printf("Nhap lai so sinh vien muon them :__");</w:t>
      </w:r>
    </w:p>
    <w:p w:rsidR="00000000" w:rsidDel="00000000" w:rsidP="00000000" w:rsidRDefault="00000000" w:rsidRPr="00000000" w14:paraId="0000079E">
      <w:pPr>
        <w:pageBreakBefore w:val="0"/>
        <w:rPr/>
      </w:pPr>
      <w:r w:rsidDel="00000000" w:rsidR="00000000" w:rsidRPr="00000000">
        <w:rPr>
          <w:rtl w:val="0"/>
        </w:rPr>
        <w:tab/>
        <w:tab/>
        <w:tab/>
        <w:tab/>
        <w:t xml:space="preserve">scanf("%d",&amp;n);</w:t>
        <w:tab/>
      </w:r>
    </w:p>
    <w:p w:rsidR="00000000" w:rsidDel="00000000" w:rsidP="00000000" w:rsidRDefault="00000000" w:rsidRPr="00000000" w14:paraId="0000079F">
      <w:pPr>
        <w:pageBreakBefore w:val="0"/>
        <w:rPr/>
      </w:pPr>
      <w:r w:rsidDel="00000000" w:rsidR="00000000" w:rsidRPr="00000000">
        <w:rPr>
          <w:rtl w:val="0"/>
        </w:rPr>
        <w:tab/>
        <w:tab/>
        <w:tab/>
        <w:tab/>
        <w:t xml:space="preserve">}</w:t>
      </w:r>
    </w:p>
    <w:p w:rsidR="00000000" w:rsidDel="00000000" w:rsidP="00000000" w:rsidRDefault="00000000" w:rsidRPr="00000000" w14:paraId="000007A0">
      <w:pPr>
        <w:pageBreakBefore w:val="0"/>
        <w:rPr/>
      </w:pPr>
      <w:r w:rsidDel="00000000" w:rsidR="00000000" w:rsidRPr="00000000">
        <w:rPr>
          <w:rtl w:val="0"/>
        </w:rPr>
        <w:tab/>
        <w:tab/>
        <w:tab/>
        <w:tab/>
        <w:t xml:space="preserve">nhap(K,n);</w:t>
      </w:r>
    </w:p>
    <w:p w:rsidR="00000000" w:rsidDel="00000000" w:rsidP="00000000" w:rsidRDefault="00000000" w:rsidRPr="00000000" w14:paraId="000007A1">
      <w:pPr>
        <w:pageBreakBefore w:val="0"/>
        <w:rPr/>
      </w:pPr>
      <w:r w:rsidDel="00000000" w:rsidR="00000000" w:rsidRPr="00000000">
        <w:rPr>
          <w:rtl w:val="0"/>
        </w:rPr>
        <w:tab/>
        <w:tab/>
        <w:tab/>
        <w:t xml:space="preserve">}</w:t>
      </w:r>
    </w:p>
    <w:p w:rsidR="00000000" w:rsidDel="00000000" w:rsidP="00000000" w:rsidRDefault="00000000" w:rsidRPr="00000000" w14:paraId="000007A2">
      <w:pPr>
        <w:pageBreakBefore w:val="0"/>
        <w:rPr/>
      </w:pPr>
      <w:r w:rsidDel="00000000" w:rsidR="00000000" w:rsidRPr="00000000">
        <w:rPr>
          <w:rtl w:val="0"/>
        </w:rPr>
        <w:tab/>
        <w:tab/>
        <w:tab/>
        <w:t xml:space="preserve">else</w:t>
      </w:r>
    </w:p>
    <w:p w:rsidR="00000000" w:rsidDel="00000000" w:rsidP="00000000" w:rsidRDefault="00000000" w:rsidRPr="00000000" w14:paraId="000007A3">
      <w:pPr>
        <w:pageBreakBefore w:val="0"/>
        <w:rPr/>
      </w:pPr>
      <w:r w:rsidDel="00000000" w:rsidR="00000000" w:rsidRPr="00000000">
        <w:rPr>
          <w:rtl w:val="0"/>
        </w:rPr>
        <w:tab/>
        <w:tab/>
        <w:tab/>
        <w:t xml:space="preserve">{</w:t>
      </w:r>
    </w:p>
    <w:p w:rsidR="00000000" w:rsidDel="00000000" w:rsidP="00000000" w:rsidRDefault="00000000" w:rsidRPr="00000000" w14:paraId="000007A4">
      <w:pPr>
        <w:pageBreakBefore w:val="0"/>
        <w:rPr/>
      </w:pPr>
      <w:r w:rsidDel="00000000" w:rsidR="00000000" w:rsidRPr="00000000">
        <w:rPr>
          <w:rtl w:val="0"/>
        </w:rPr>
        <w:tab/>
        <w:tab/>
        <w:tab/>
        <w:t xml:space="preserve">printf("Nhap so sinh vien muon nhap them :__");</w:t>
      </w:r>
    </w:p>
    <w:p w:rsidR="00000000" w:rsidDel="00000000" w:rsidP="00000000" w:rsidRDefault="00000000" w:rsidRPr="00000000" w14:paraId="000007A5">
      <w:pPr>
        <w:pageBreakBefore w:val="0"/>
        <w:rPr/>
      </w:pPr>
      <w:r w:rsidDel="00000000" w:rsidR="00000000" w:rsidRPr="00000000">
        <w:rPr>
          <w:rtl w:val="0"/>
        </w:rPr>
        <w:tab/>
        <w:tab/>
        <w:tab/>
        <w:t xml:space="preserve">scanf("%d",&amp;j);</w:t>
      </w:r>
    </w:p>
    <w:p w:rsidR="00000000" w:rsidDel="00000000" w:rsidP="00000000" w:rsidRDefault="00000000" w:rsidRPr="00000000" w14:paraId="000007A6">
      <w:pPr>
        <w:pageBreakBefore w:val="0"/>
        <w:rPr/>
      </w:pPr>
      <w:r w:rsidDel="00000000" w:rsidR="00000000" w:rsidRPr="00000000">
        <w:rPr>
          <w:rtl w:val="0"/>
        </w:rPr>
        <w:tab/>
        <w:tab/>
        <w:tab/>
        <w:t xml:space="preserve">n+=j;</w:t>
      </w:r>
    </w:p>
    <w:p w:rsidR="00000000" w:rsidDel="00000000" w:rsidP="00000000" w:rsidRDefault="00000000" w:rsidRPr="00000000" w14:paraId="000007A7">
      <w:pPr>
        <w:pageBreakBefore w:val="0"/>
        <w:rPr/>
      </w:pPr>
      <w:r w:rsidDel="00000000" w:rsidR="00000000" w:rsidRPr="00000000">
        <w:rPr>
          <w:rtl w:val="0"/>
        </w:rPr>
        <w:tab/>
        <w:tab/>
        <w:tab/>
        <w:t xml:space="preserve">while(n&lt;0||n&gt;20)</w:t>
      </w:r>
    </w:p>
    <w:p w:rsidR="00000000" w:rsidDel="00000000" w:rsidP="00000000" w:rsidRDefault="00000000" w:rsidRPr="00000000" w14:paraId="000007A8">
      <w:pPr>
        <w:pageBreakBefore w:val="0"/>
        <w:rPr/>
      </w:pPr>
      <w:r w:rsidDel="00000000" w:rsidR="00000000" w:rsidRPr="00000000">
        <w:rPr>
          <w:rtl w:val="0"/>
        </w:rPr>
        <w:tab/>
        <w:tab/>
        <w:tab/>
        <w:t xml:space="preserve">{</w:t>
      </w:r>
    </w:p>
    <w:p w:rsidR="00000000" w:rsidDel="00000000" w:rsidP="00000000" w:rsidRDefault="00000000" w:rsidRPr="00000000" w14:paraId="000007A9">
      <w:pPr>
        <w:pageBreakBefore w:val="0"/>
        <w:rPr/>
      </w:pPr>
      <w:r w:rsidDel="00000000" w:rsidR="00000000" w:rsidRPr="00000000">
        <w:rPr>
          <w:rtl w:val="0"/>
        </w:rPr>
        <w:tab/>
        <w:tab/>
        <w:tab/>
        <w:t xml:space="preserve">printf("Nhap lai so sinh vien muon them :__");</w:t>
      </w:r>
    </w:p>
    <w:p w:rsidR="00000000" w:rsidDel="00000000" w:rsidP="00000000" w:rsidRDefault="00000000" w:rsidRPr="00000000" w14:paraId="000007AA">
      <w:pPr>
        <w:pageBreakBefore w:val="0"/>
        <w:rPr/>
      </w:pPr>
      <w:r w:rsidDel="00000000" w:rsidR="00000000" w:rsidRPr="00000000">
        <w:rPr>
          <w:rtl w:val="0"/>
        </w:rPr>
        <w:tab/>
        <w:tab/>
        <w:tab/>
        <w:t xml:space="preserve">scanf("%d",&amp;j);</w:t>
        <w:tab/>
      </w:r>
    </w:p>
    <w:p w:rsidR="00000000" w:rsidDel="00000000" w:rsidP="00000000" w:rsidRDefault="00000000" w:rsidRPr="00000000" w14:paraId="000007AB">
      <w:pPr>
        <w:pageBreakBefore w:val="0"/>
        <w:rPr/>
      </w:pPr>
      <w:r w:rsidDel="00000000" w:rsidR="00000000" w:rsidRPr="00000000">
        <w:rPr>
          <w:rtl w:val="0"/>
        </w:rPr>
        <w:tab/>
        <w:tab/>
        <w:tab/>
        <w:t xml:space="preserve">}</w:t>
      </w:r>
    </w:p>
    <w:p w:rsidR="00000000" w:rsidDel="00000000" w:rsidP="00000000" w:rsidRDefault="00000000" w:rsidRPr="00000000" w14:paraId="000007AC">
      <w:pPr>
        <w:pageBreakBefore w:val="0"/>
        <w:rPr/>
      </w:pPr>
      <w:r w:rsidDel="00000000" w:rsidR="00000000" w:rsidRPr="00000000">
        <w:rPr>
          <w:rtl w:val="0"/>
        </w:rPr>
        <w:tab/>
        <w:tab/>
        <w:tab/>
        <w:t xml:space="preserve">nhapthem(K,n,j);</w:t>
      </w:r>
    </w:p>
    <w:p w:rsidR="00000000" w:rsidDel="00000000" w:rsidP="00000000" w:rsidRDefault="00000000" w:rsidRPr="00000000" w14:paraId="000007AD">
      <w:pPr>
        <w:pageBreakBefore w:val="0"/>
        <w:rPr/>
      </w:pPr>
      <w:r w:rsidDel="00000000" w:rsidR="00000000" w:rsidRPr="00000000">
        <w:rPr>
          <w:rtl w:val="0"/>
        </w:rPr>
        <w:tab/>
        <w:tab/>
        <w:t xml:space="preserve">    }</w:t>
      </w:r>
    </w:p>
    <w:p w:rsidR="00000000" w:rsidDel="00000000" w:rsidP="00000000" w:rsidRDefault="00000000" w:rsidRPr="00000000" w14:paraId="000007AE">
      <w:pPr>
        <w:pageBreakBefore w:val="0"/>
        <w:rPr/>
      </w:pPr>
      <w:r w:rsidDel="00000000" w:rsidR="00000000" w:rsidRPr="00000000">
        <w:rPr>
          <w:rtl w:val="0"/>
        </w:rPr>
        <w:tab/>
        <w:tab/>
        <w:t xml:space="preserve">    break;</w:t>
      </w:r>
    </w:p>
    <w:p w:rsidR="00000000" w:rsidDel="00000000" w:rsidP="00000000" w:rsidRDefault="00000000" w:rsidRPr="00000000" w14:paraId="000007AF">
      <w:pPr>
        <w:pageBreakBefore w:val="0"/>
        <w:rPr/>
      </w:pPr>
      <w:r w:rsidDel="00000000" w:rsidR="00000000" w:rsidRPr="00000000">
        <w:rPr>
          <w:rtl w:val="0"/>
        </w:rPr>
        <w:tab/>
        <w:tab/>
        <w:t xml:space="preserve">    case 2:</w:t>
      </w:r>
    </w:p>
    <w:p w:rsidR="00000000" w:rsidDel="00000000" w:rsidP="00000000" w:rsidRDefault="00000000" w:rsidRPr="00000000" w14:paraId="000007B0">
      <w:pPr>
        <w:pageBreakBefore w:val="0"/>
        <w:rPr/>
      </w:pPr>
      <w:r w:rsidDel="00000000" w:rsidR="00000000" w:rsidRPr="00000000">
        <w:rPr>
          <w:rtl w:val="0"/>
        </w:rPr>
        <w:tab/>
        <w:tab/>
        <w:t xml:space="preserve">    tachornot(K,n);</w:t>
      </w:r>
    </w:p>
    <w:p w:rsidR="00000000" w:rsidDel="00000000" w:rsidP="00000000" w:rsidRDefault="00000000" w:rsidRPr="00000000" w14:paraId="000007B1">
      <w:pPr>
        <w:pageBreakBefore w:val="0"/>
        <w:rPr/>
      </w:pPr>
      <w:r w:rsidDel="00000000" w:rsidR="00000000" w:rsidRPr="00000000">
        <w:rPr>
          <w:rtl w:val="0"/>
        </w:rPr>
        <w:tab/>
        <w:tab/>
        <w:t xml:space="preserve">    break;</w:t>
      </w:r>
    </w:p>
    <w:p w:rsidR="00000000" w:rsidDel="00000000" w:rsidP="00000000" w:rsidRDefault="00000000" w:rsidRPr="00000000" w14:paraId="000007B2">
      <w:pPr>
        <w:pageBreakBefore w:val="0"/>
        <w:rPr/>
      </w:pPr>
      <w:r w:rsidDel="00000000" w:rsidR="00000000" w:rsidRPr="00000000">
        <w:rPr>
          <w:rtl w:val="0"/>
        </w:rPr>
        <w:tab/>
        <w:tab/>
        <w:t xml:space="preserve">    case 3: </w:t>
      </w:r>
    </w:p>
    <w:p w:rsidR="00000000" w:rsidDel="00000000" w:rsidP="00000000" w:rsidRDefault="00000000" w:rsidRPr="00000000" w14:paraId="000007B3">
      <w:pPr>
        <w:pageBreakBefore w:val="0"/>
        <w:rPr/>
      </w:pPr>
      <w:r w:rsidDel="00000000" w:rsidR="00000000" w:rsidRPr="00000000">
        <w:rPr>
          <w:rtl w:val="0"/>
        </w:rPr>
        <w:tab/>
        <w:tab/>
        <w:tab/>
        <w:t xml:space="preserve">sortten2(K,n);</w:t>
      </w:r>
    </w:p>
    <w:p w:rsidR="00000000" w:rsidDel="00000000" w:rsidP="00000000" w:rsidRDefault="00000000" w:rsidRPr="00000000" w14:paraId="000007B4">
      <w:pPr>
        <w:pageBreakBefore w:val="0"/>
        <w:rPr/>
      </w:pPr>
      <w:r w:rsidDel="00000000" w:rsidR="00000000" w:rsidRPr="00000000">
        <w:rPr>
          <w:rtl w:val="0"/>
        </w:rPr>
        <w:tab/>
        <w:tab/>
        <w:t xml:space="preserve">    break;</w:t>
      </w:r>
    </w:p>
    <w:p w:rsidR="00000000" w:rsidDel="00000000" w:rsidP="00000000" w:rsidRDefault="00000000" w:rsidRPr="00000000" w14:paraId="000007B5">
      <w:pPr>
        <w:pageBreakBefore w:val="0"/>
        <w:rPr/>
      </w:pPr>
      <w:r w:rsidDel="00000000" w:rsidR="00000000" w:rsidRPr="00000000">
        <w:rPr>
          <w:rtl w:val="0"/>
        </w:rPr>
        <w:tab/>
        <w:tab/>
        <w:t xml:space="preserve">    case 4: printf("Goodbye !____-");</w:t>
      </w:r>
    </w:p>
    <w:p w:rsidR="00000000" w:rsidDel="00000000" w:rsidP="00000000" w:rsidRDefault="00000000" w:rsidRPr="00000000" w14:paraId="000007B6">
      <w:pPr>
        <w:pageBreakBefore w:val="0"/>
        <w:rPr/>
      </w:pPr>
      <w:r w:rsidDel="00000000" w:rsidR="00000000" w:rsidRPr="00000000">
        <w:rPr>
          <w:rtl w:val="0"/>
        </w:rPr>
        <w:tab/>
        <w:tab/>
        <w:t xml:space="preserve">    break;</w:t>
      </w:r>
    </w:p>
    <w:p w:rsidR="00000000" w:rsidDel="00000000" w:rsidP="00000000" w:rsidRDefault="00000000" w:rsidRPr="00000000" w14:paraId="000007B7">
      <w:pPr>
        <w:pageBreakBefore w:val="0"/>
        <w:rPr/>
      </w:pPr>
      <w:r w:rsidDel="00000000" w:rsidR="00000000" w:rsidRPr="00000000">
        <w:rPr>
          <w:rtl w:val="0"/>
        </w:rPr>
        <w:tab/>
        <w:tab/>
        <w:t xml:space="preserve">    default: printf("Error!___Try Again__!");</w:t>
      </w:r>
    </w:p>
    <w:p w:rsidR="00000000" w:rsidDel="00000000" w:rsidP="00000000" w:rsidRDefault="00000000" w:rsidRPr="00000000" w14:paraId="000007B8">
      <w:pPr>
        <w:pageBreakBefore w:val="0"/>
        <w:rPr/>
      </w:pPr>
      <w:r w:rsidDel="00000000" w:rsidR="00000000" w:rsidRPr="00000000">
        <w:rPr>
          <w:rtl w:val="0"/>
        </w:rPr>
        <w:tab/>
        <w:tab/>
        <w:t xml:space="preserve">}</w:t>
      </w:r>
    </w:p>
    <w:p w:rsidR="00000000" w:rsidDel="00000000" w:rsidP="00000000" w:rsidRDefault="00000000" w:rsidRPr="00000000" w14:paraId="000007B9">
      <w:pPr>
        <w:pageBreakBefore w:val="0"/>
        <w:rPr/>
      </w:pPr>
      <w:r w:rsidDel="00000000" w:rsidR="00000000" w:rsidRPr="00000000">
        <w:rPr>
          <w:rtl w:val="0"/>
        </w:rPr>
        <w:tab/>
        <w:t xml:space="preserve">}</w:t>
      </w:r>
    </w:p>
    <w:p w:rsidR="00000000" w:rsidDel="00000000" w:rsidP="00000000" w:rsidRDefault="00000000" w:rsidRPr="00000000" w14:paraId="000007BA">
      <w:pPr>
        <w:pageBreakBefore w:val="0"/>
        <w:rPr/>
      </w:pPr>
      <w:r w:rsidDel="00000000" w:rsidR="00000000" w:rsidRPr="00000000">
        <w:rPr>
          <w:rtl w:val="0"/>
        </w:rPr>
        <w:t xml:space="preserve">}</w:t>
      </w:r>
    </w:p>
    <w:p w:rsidR="00000000" w:rsidDel="00000000" w:rsidP="00000000" w:rsidRDefault="00000000" w:rsidRPr="00000000" w14:paraId="000007BB">
      <w:pPr>
        <w:pageBreakBefore w:val="0"/>
        <w:rPr/>
      </w:pPr>
      <w:r w:rsidDel="00000000" w:rsidR="00000000" w:rsidRPr="00000000">
        <w:rPr>
          <w:rtl w:val="0"/>
        </w:rPr>
      </w:r>
    </w:p>
    <w:p w:rsidR="00000000" w:rsidDel="00000000" w:rsidP="00000000" w:rsidRDefault="00000000" w:rsidRPr="00000000" w14:paraId="000007BC">
      <w:pPr>
        <w:pageBreakBefore w:val="0"/>
        <w:rPr/>
      </w:pPr>
      <w:r w:rsidDel="00000000" w:rsidR="00000000" w:rsidRPr="00000000">
        <w:rPr>
          <w:rtl w:val="0"/>
        </w:rPr>
      </w:r>
    </w:p>
    <w:p w:rsidR="00000000" w:rsidDel="00000000" w:rsidP="00000000" w:rsidRDefault="00000000" w:rsidRPr="00000000" w14:paraId="000007BD">
      <w:pPr>
        <w:pageBreakBefore w:val="0"/>
        <w:rPr/>
      </w:pPr>
      <w:r w:rsidDel="00000000" w:rsidR="00000000" w:rsidRPr="00000000">
        <w:rPr>
          <w:rtl w:val="0"/>
        </w:rPr>
      </w:r>
    </w:p>
    <w:p w:rsidR="00000000" w:rsidDel="00000000" w:rsidP="00000000" w:rsidRDefault="00000000" w:rsidRPr="00000000" w14:paraId="000007BE">
      <w:pPr>
        <w:pageBreakBefore w:val="0"/>
        <w:rPr/>
      </w:pPr>
      <w:r w:rsidDel="00000000" w:rsidR="00000000" w:rsidRPr="00000000">
        <w:rPr>
          <w:rtl w:val="0"/>
        </w:rPr>
      </w:r>
    </w:p>
    <w:p w:rsidR="00000000" w:rsidDel="00000000" w:rsidP="00000000" w:rsidRDefault="00000000" w:rsidRPr="00000000" w14:paraId="000007BF">
      <w:pPr>
        <w:pageBreakBefore w:val="0"/>
        <w:rPr/>
      </w:pPr>
      <w:r w:rsidDel="00000000" w:rsidR="00000000" w:rsidRPr="00000000">
        <w:rPr>
          <w:rtl w:val="0"/>
        </w:rPr>
      </w:r>
    </w:p>
    <w:p w:rsidR="00000000" w:rsidDel="00000000" w:rsidP="00000000" w:rsidRDefault="00000000" w:rsidRPr="00000000" w14:paraId="000007C0">
      <w:pPr>
        <w:pageBreakBefore w:val="0"/>
        <w:rPr/>
      </w:pPr>
      <w:r w:rsidDel="00000000" w:rsidR="00000000" w:rsidRPr="00000000">
        <w:rPr>
          <w:rtl w:val="0"/>
        </w:rPr>
      </w:r>
    </w:p>
    <w:p w:rsidR="00000000" w:rsidDel="00000000" w:rsidP="00000000" w:rsidRDefault="00000000" w:rsidRPr="00000000" w14:paraId="000007C1">
      <w:pPr>
        <w:pageBreakBefore w:val="0"/>
        <w:rPr/>
      </w:pPr>
      <w:r w:rsidDel="00000000" w:rsidR="00000000" w:rsidRPr="00000000">
        <w:rPr>
          <w:rtl w:val="0"/>
        </w:rPr>
      </w:r>
    </w:p>
    <w:p w:rsidR="00000000" w:rsidDel="00000000" w:rsidP="00000000" w:rsidRDefault="00000000" w:rsidRPr="00000000" w14:paraId="000007C2">
      <w:pPr>
        <w:pageBreakBefore w:val="0"/>
        <w:rPr/>
      </w:pPr>
      <w:r w:rsidDel="00000000" w:rsidR="00000000" w:rsidRPr="00000000">
        <w:rPr>
          <w:rtl w:val="0"/>
        </w:rPr>
      </w:r>
    </w:p>
    <w:p w:rsidR="00000000" w:rsidDel="00000000" w:rsidP="00000000" w:rsidRDefault="00000000" w:rsidRPr="00000000" w14:paraId="000007C3">
      <w:pPr>
        <w:pageBreakBefore w:val="0"/>
        <w:rPr/>
      </w:pPr>
      <w:r w:rsidDel="00000000" w:rsidR="00000000" w:rsidRPr="00000000">
        <w:rPr>
          <w:rtl w:val="0"/>
        </w:rPr>
      </w:r>
    </w:p>
    <w:p w:rsidR="00000000" w:rsidDel="00000000" w:rsidP="00000000" w:rsidRDefault="00000000" w:rsidRPr="00000000" w14:paraId="000007C4">
      <w:pPr>
        <w:pageBreakBefore w:val="0"/>
        <w:rPr>
          <w:b w:val="1"/>
        </w:rPr>
      </w:pPr>
      <w:r w:rsidDel="00000000" w:rsidR="00000000" w:rsidRPr="00000000">
        <w:rPr>
          <w:b w:val="1"/>
          <w:rtl w:val="0"/>
        </w:rPr>
        <w:t xml:space="preserve">Đề K63(2)</w:t>
      </w:r>
    </w:p>
    <w:p w:rsidR="00000000" w:rsidDel="00000000" w:rsidP="00000000" w:rsidRDefault="00000000" w:rsidRPr="00000000" w14:paraId="000007C5">
      <w:pPr>
        <w:pageBreakBefore w:val="0"/>
        <w:rPr/>
      </w:pPr>
      <w:r w:rsidDel="00000000" w:rsidR="00000000" w:rsidRPr="00000000">
        <w:rPr>
          <w:rtl w:val="0"/>
        </w:rPr>
      </w:r>
    </w:p>
    <w:p w:rsidR="00000000" w:rsidDel="00000000" w:rsidP="00000000" w:rsidRDefault="00000000" w:rsidRPr="00000000" w14:paraId="000007C6">
      <w:pPr>
        <w:pageBreakBefore w:val="0"/>
        <w:rPr/>
      </w:pPr>
      <w:r w:rsidDel="00000000" w:rsidR="00000000" w:rsidRPr="00000000">
        <w:rPr>
          <w:rtl w:val="0"/>
        </w:rPr>
      </w:r>
    </w:p>
    <w:p w:rsidR="00000000" w:rsidDel="00000000" w:rsidP="00000000" w:rsidRDefault="00000000" w:rsidRPr="00000000" w14:paraId="000007C7">
      <w:pPr>
        <w:pageBreakBefore w:val="0"/>
        <w:rPr/>
      </w:pPr>
      <w:r w:rsidDel="00000000" w:rsidR="00000000" w:rsidRPr="00000000">
        <w:rPr>
          <w:rtl w:val="0"/>
        </w:rPr>
        <w:t xml:space="preserve">//de k63 20182</w:t>
      </w:r>
    </w:p>
    <w:p w:rsidR="00000000" w:rsidDel="00000000" w:rsidP="00000000" w:rsidRDefault="00000000" w:rsidRPr="00000000" w14:paraId="000007C8">
      <w:pPr>
        <w:pageBreakBefore w:val="0"/>
        <w:rPr/>
      </w:pPr>
      <w:r w:rsidDel="00000000" w:rsidR="00000000" w:rsidRPr="00000000">
        <w:rPr>
          <w:rtl w:val="0"/>
        </w:rPr>
        <w:t xml:space="preserve">#include&lt;stdio.h&gt;</w:t>
      </w:r>
    </w:p>
    <w:p w:rsidR="00000000" w:rsidDel="00000000" w:rsidP="00000000" w:rsidRDefault="00000000" w:rsidRPr="00000000" w14:paraId="000007C9">
      <w:pPr>
        <w:pageBreakBefore w:val="0"/>
        <w:rPr/>
      </w:pPr>
      <w:r w:rsidDel="00000000" w:rsidR="00000000" w:rsidRPr="00000000">
        <w:rPr>
          <w:rtl w:val="0"/>
        </w:rPr>
        <w:t xml:space="preserve">#include&lt;string.h&gt;</w:t>
      </w:r>
    </w:p>
    <w:p w:rsidR="00000000" w:rsidDel="00000000" w:rsidP="00000000" w:rsidRDefault="00000000" w:rsidRPr="00000000" w14:paraId="000007CA">
      <w:pPr>
        <w:pageBreakBefore w:val="0"/>
        <w:rPr/>
      </w:pPr>
      <w:r w:rsidDel="00000000" w:rsidR="00000000" w:rsidRPr="00000000">
        <w:rPr>
          <w:rtl w:val="0"/>
        </w:rPr>
        <w:t xml:space="preserve">#include&lt;stdlib.h&gt;</w:t>
      </w:r>
    </w:p>
    <w:p w:rsidR="00000000" w:rsidDel="00000000" w:rsidP="00000000" w:rsidRDefault="00000000" w:rsidRPr="00000000" w14:paraId="000007CB">
      <w:pPr>
        <w:pageBreakBefore w:val="0"/>
        <w:rPr/>
      </w:pPr>
      <w:r w:rsidDel="00000000" w:rsidR="00000000" w:rsidRPr="00000000">
        <w:rPr>
          <w:rtl w:val="0"/>
        </w:rPr>
        <w:t xml:space="preserve">typedef struct {</w:t>
      </w:r>
    </w:p>
    <w:p w:rsidR="00000000" w:rsidDel="00000000" w:rsidP="00000000" w:rsidRDefault="00000000" w:rsidRPr="00000000" w14:paraId="000007CC">
      <w:pPr>
        <w:pageBreakBefore w:val="0"/>
        <w:rPr/>
      </w:pPr>
      <w:r w:rsidDel="00000000" w:rsidR="00000000" w:rsidRPr="00000000">
        <w:rPr>
          <w:rtl w:val="0"/>
        </w:rPr>
        <w:t xml:space="preserve">    int phan_nguyen;</w:t>
      </w:r>
    </w:p>
    <w:p w:rsidR="00000000" w:rsidDel="00000000" w:rsidP="00000000" w:rsidRDefault="00000000" w:rsidRPr="00000000" w14:paraId="000007CD">
      <w:pPr>
        <w:pageBreakBefore w:val="0"/>
        <w:rPr/>
      </w:pPr>
      <w:r w:rsidDel="00000000" w:rsidR="00000000" w:rsidRPr="00000000">
        <w:rPr>
          <w:rtl w:val="0"/>
        </w:rPr>
        <w:t xml:space="preserve">    int tu_so;</w:t>
      </w:r>
    </w:p>
    <w:p w:rsidR="00000000" w:rsidDel="00000000" w:rsidP="00000000" w:rsidRDefault="00000000" w:rsidRPr="00000000" w14:paraId="000007CE">
      <w:pPr>
        <w:pageBreakBefore w:val="0"/>
        <w:rPr/>
      </w:pPr>
      <w:r w:rsidDel="00000000" w:rsidR="00000000" w:rsidRPr="00000000">
        <w:rPr>
          <w:rtl w:val="0"/>
        </w:rPr>
        <w:t xml:space="preserve">    int mau_so;</w:t>
      </w:r>
    </w:p>
    <w:p w:rsidR="00000000" w:rsidDel="00000000" w:rsidP="00000000" w:rsidRDefault="00000000" w:rsidRPr="00000000" w14:paraId="000007CF">
      <w:pPr>
        <w:pageBreakBefore w:val="0"/>
        <w:rPr/>
      </w:pPr>
      <w:r w:rsidDel="00000000" w:rsidR="00000000" w:rsidRPr="00000000">
        <w:rPr>
          <w:rtl w:val="0"/>
        </w:rPr>
        <w:t xml:space="preserve">} hon_so;</w:t>
      </w:r>
    </w:p>
    <w:p w:rsidR="00000000" w:rsidDel="00000000" w:rsidP="00000000" w:rsidRDefault="00000000" w:rsidRPr="00000000" w14:paraId="000007D0">
      <w:pPr>
        <w:pageBreakBefore w:val="0"/>
        <w:rPr/>
      </w:pPr>
      <w:r w:rsidDel="00000000" w:rsidR="00000000" w:rsidRPr="00000000">
        <w:rPr>
          <w:rtl w:val="0"/>
        </w:rPr>
        <w:t xml:space="preserve">void so1(int n)</w:t>
      </w:r>
    </w:p>
    <w:p w:rsidR="00000000" w:rsidDel="00000000" w:rsidP="00000000" w:rsidRDefault="00000000" w:rsidRPr="00000000" w14:paraId="000007D1">
      <w:pPr>
        <w:pageBreakBefore w:val="0"/>
        <w:rPr/>
      </w:pPr>
      <w:r w:rsidDel="00000000" w:rsidR="00000000" w:rsidRPr="00000000">
        <w:rPr>
          <w:rtl w:val="0"/>
        </w:rPr>
        <w:t xml:space="preserve">{</w:t>
      </w:r>
    </w:p>
    <w:p w:rsidR="00000000" w:rsidDel="00000000" w:rsidP="00000000" w:rsidRDefault="00000000" w:rsidRPr="00000000" w14:paraId="000007D2">
      <w:pPr>
        <w:pageBreakBefore w:val="0"/>
        <w:rPr/>
      </w:pPr>
      <w:r w:rsidDel="00000000" w:rsidR="00000000" w:rsidRPr="00000000">
        <w:rPr>
          <w:rtl w:val="0"/>
        </w:rPr>
        <w:t xml:space="preserve">    int a[50][50];</w:t>
      </w:r>
    </w:p>
    <w:p w:rsidR="00000000" w:rsidDel="00000000" w:rsidP="00000000" w:rsidRDefault="00000000" w:rsidRPr="00000000" w14:paraId="000007D3">
      <w:pPr>
        <w:pageBreakBefore w:val="0"/>
        <w:rPr/>
      </w:pPr>
      <w:r w:rsidDel="00000000" w:rsidR="00000000" w:rsidRPr="00000000">
        <w:rPr>
          <w:rtl w:val="0"/>
        </w:rPr>
        <w:t xml:space="preserve">    int i,j;</w:t>
      </w:r>
    </w:p>
    <w:p w:rsidR="00000000" w:rsidDel="00000000" w:rsidP="00000000" w:rsidRDefault="00000000" w:rsidRPr="00000000" w14:paraId="000007D4">
      <w:pPr>
        <w:pageBreakBefore w:val="0"/>
        <w:rPr/>
      </w:pPr>
      <w:r w:rsidDel="00000000" w:rsidR="00000000" w:rsidRPr="00000000">
        <w:rPr>
          <w:rtl w:val="0"/>
        </w:rPr>
        <w:t xml:space="preserve">    int dem=0;</w:t>
      </w:r>
    </w:p>
    <w:p w:rsidR="00000000" w:rsidDel="00000000" w:rsidP="00000000" w:rsidRDefault="00000000" w:rsidRPr="00000000" w14:paraId="000007D5">
      <w:pPr>
        <w:pageBreakBefore w:val="0"/>
        <w:rPr/>
      </w:pPr>
      <w:r w:rsidDel="00000000" w:rsidR="00000000" w:rsidRPr="00000000">
        <w:rPr>
          <w:rtl w:val="0"/>
        </w:rPr>
        <w:t xml:space="preserve">    int temp=0;</w:t>
      </w:r>
    </w:p>
    <w:p w:rsidR="00000000" w:rsidDel="00000000" w:rsidP="00000000" w:rsidRDefault="00000000" w:rsidRPr="00000000" w14:paraId="000007D6">
      <w:pPr>
        <w:pageBreakBefore w:val="0"/>
        <w:rPr/>
      </w:pPr>
      <w:r w:rsidDel="00000000" w:rsidR="00000000" w:rsidRPr="00000000">
        <w:rPr>
          <w:rtl w:val="0"/>
        </w:rPr>
        <w:t xml:space="preserve">    </w:t>
      </w:r>
    </w:p>
    <w:p w:rsidR="00000000" w:rsidDel="00000000" w:rsidP="00000000" w:rsidRDefault="00000000" w:rsidRPr="00000000" w14:paraId="000007D7">
      <w:pPr>
        <w:pageBreakBefore w:val="0"/>
        <w:rPr/>
      </w:pPr>
      <w:r w:rsidDel="00000000" w:rsidR="00000000" w:rsidRPr="00000000">
        <w:rPr>
          <w:rtl w:val="0"/>
        </w:rPr>
        <w:t xml:space="preserve">    for(i=0;i&lt;n;i++)</w:t>
      </w:r>
    </w:p>
    <w:p w:rsidR="00000000" w:rsidDel="00000000" w:rsidP="00000000" w:rsidRDefault="00000000" w:rsidRPr="00000000" w14:paraId="000007D8">
      <w:pPr>
        <w:pageBreakBefore w:val="0"/>
        <w:rPr/>
      </w:pPr>
      <w:r w:rsidDel="00000000" w:rsidR="00000000" w:rsidRPr="00000000">
        <w:rPr>
          <w:rtl w:val="0"/>
        </w:rPr>
        <w:t xml:space="preserve">    {</w:t>
      </w:r>
    </w:p>
    <w:p w:rsidR="00000000" w:rsidDel="00000000" w:rsidP="00000000" w:rsidRDefault="00000000" w:rsidRPr="00000000" w14:paraId="000007D9">
      <w:pPr>
        <w:pageBreakBefore w:val="0"/>
        <w:rPr/>
      </w:pPr>
      <w:r w:rsidDel="00000000" w:rsidR="00000000" w:rsidRPr="00000000">
        <w:rPr>
          <w:rtl w:val="0"/>
        </w:rPr>
        <w:t xml:space="preserve">        for(j=0;j&lt;n;j++)</w:t>
      </w:r>
    </w:p>
    <w:p w:rsidR="00000000" w:rsidDel="00000000" w:rsidP="00000000" w:rsidRDefault="00000000" w:rsidRPr="00000000" w14:paraId="000007DA">
      <w:pPr>
        <w:pageBreakBefore w:val="0"/>
        <w:rPr/>
      </w:pPr>
      <w:r w:rsidDel="00000000" w:rsidR="00000000" w:rsidRPr="00000000">
        <w:rPr>
          <w:rtl w:val="0"/>
        </w:rPr>
        <w:t xml:space="preserve">        {</w:t>
      </w:r>
    </w:p>
    <w:p w:rsidR="00000000" w:rsidDel="00000000" w:rsidP="00000000" w:rsidRDefault="00000000" w:rsidRPr="00000000" w14:paraId="000007DB">
      <w:pPr>
        <w:pageBreakBefore w:val="0"/>
        <w:rPr/>
      </w:pPr>
      <w:r w:rsidDel="00000000" w:rsidR="00000000" w:rsidRPr="00000000">
        <w:rPr>
          <w:rtl w:val="0"/>
        </w:rPr>
        <w:t xml:space="preserve">        </w:t>
        <w:tab/>
        <w:t xml:space="preserve">printf("Nhap a[%d][%d]=",i+1,j+1);</w:t>
      </w:r>
    </w:p>
    <w:p w:rsidR="00000000" w:rsidDel="00000000" w:rsidP="00000000" w:rsidRDefault="00000000" w:rsidRPr="00000000" w14:paraId="000007DC">
      <w:pPr>
        <w:pageBreakBefore w:val="0"/>
        <w:rPr/>
      </w:pPr>
      <w:r w:rsidDel="00000000" w:rsidR="00000000" w:rsidRPr="00000000">
        <w:rPr>
          <w:rtl w:val="0"/>
        </w:rPr>
        <w:t xml:space="preserve">            scanf("%d",&amp;a[i][j]);</w:t>
      </w:r>
    </w:p>
    <w:p w:rsidR="00000000" w:rsidDel="00000000" w:rsidP="00000000" w:rsidRDefault="00000000" w:rsidRPr="00000000" w14:paraId="000007DD">
      <w:pPr>
        <w:pageBreakBefore w:val="0"/>
        <w:rPr/>
      </w:pPr>
      <w:r w:rsidDel="00000000" w:rsidR="00000000" w:rsidRPr="00000000">
        <w:rPr>
          <w:rtl w:val="0"/>
        </w:rPr>
        <w:t xml:space="preserve">        }</w:t>
      </w:r>
    </w:p>
    <w:p w:rsidR="00000000" w:rsidDel="00000000" w:rsidP="00000000" w:rsidRDefault="00000000" w:rsidRPr="00000000" w14:paraId="000007DE">
      <w:pPr>
        <w:pageBreakBefore w:val="0"/>
        <w:rPr/>
      </w:pPr>
      <w:r w:rsidDel="00000000" w:rsidR="00000000" w:rsidRPr="00000000">
        <w:rPr>
          <w:rtl w:val="0"/>
        </w:rPr>
        <w:t xml:space="preserve">    }</w:t>
      </w:r>
    </w:p>
    <w:p w:rsidR="00000000" w:rsidDel="00000000" w:rsidP="00000000" w:rsidRDefault="00000000" w:rsidRPr="00000000" w14:paraId="000007DF">
      <w:pPr>
        <w:pageBreakBefore w:val="0"/>
        <w:rPr/>
      </w:pPr>
      <w:r w:rsidDel="00000000" w:rsidR="00000000" w:rsidRPr="00000000">
        <w:rPr>
          <w:rtl w:val="0"/>
        </w:rPr>
        <w:t xml:space="preserve">    printf("ma tran vua nhap la:\n");</w:t>
      </w:r>
    </w:p>
    <w:p w:rsidR="00000000" w:rsidDel="00000000" w:rsidP="00000000" w:rsidRDefault="00000000" w:rsidRPr="00000000" w14:paraId="000007E0">
      <w:pPr>
        <w:pageBreakBefore w:val="0"/>
        <w:rPr/>
      </w:pPr>
      <w:r w:rsidDel="00000000" w:rsidR="00000000" w:rsidRPr="00000000">
        <w:rPr>
          <w:rtl w:val="0"/>
        </w:rPr>
        <w:t xml:space="preserve">    for(i=0;i&lt;n;i++)</w:t>
      </w:r>
    </w:p>
    <w:p w:rsidR="00000000" w:rsidDel="00000000" w:rsidP="00000000" w:rsidRDefault="00000000" w:rsidRPr="00000000" w14:paraId="000007E1">
      <w:pPr>
        <w:pageBreakBefore w:val="0"/>
        <w:rPr/>
      </w:pPr>
      <w:r w:rsidDel="00000000" w:rsidR="00000000" w:rsidRPr="00000000">
        <w:rPr>
          <w:rtl w:val="0"/>
        </w:rPr>
        <w:t xml:space="preserve">    {</w:t>
      </w:r>
    </w:p>
    <w:p w:rsidR="00000000" w:rsidDel="00000000" w:rsidP="00000000" w:rsidRDefault="00000000" w:rsidRPr="00000000" w14:paraId="000007E2">
      <w:pPr>
        <w:pageBreakBefore w:val="0"/>
        <w:rPr/>
      </w:pPr>
      <w:r w:rsidDel="00000000" w:rsidR="00000000" w:rsidRPr="00000000">
        <w:rPr>
          <w:rtl w:val="0"/>
        </w:rPr>
        <w:t xml:space="preserve">        for(j=0;j&lt;n;j++)</w:t>
      </w:r>
    </w:p>
    <w:p w:rsidR="00000000" w:rsidDel="00000000" w:rsidP="00000000" w:rsidRDefault="00000000" w:rsidRPr="00000000" w14:paraId="000007E3">
      <w:pPr>
        <w:pageBreakBefore w:val="0"/>
        <w:rPr/>
      </w:pPr>
      <w:r w:rsidDel="00000000" w:rsidR="00000000" w:rsidRPr="00000000">
        <w:rPr>
          <w:rtl w:val="0"/>
        </w:rPr>
        <w:t xml:space="preserve">        {</w:t>
      </w:r>
    </w:p>
    <w:p w:rsidR="00000000" w:rsidDel="00000000" w:rsidP="00000000" w:rsidRDefault="00000000" w:rsidRPr="00000000" w14:paraId="000007E4">
      <w:pPr>
        <w:pageBreakBefore w:val="0"/>
        <w:rPr/>
      </w:pPr>
      <w:r w:rsidDel="00000000" w:rsidR="00000000" w:rsidRPr="00000000">
        <w:rPr>
          <w:rtl w:val="0"/>
        </w:rPr>
        <w:t xml:space="preserve">            printf("%d ",a[i][j]);</w:t>
      </w:r>
    </w:p>
    <w:p w:rsidR="00000000" w:rsidDel="00000000" w:rsidP="00000000" w:rsidRDefault="00000000" w:rsidRPr="00000000" w14:paraId="000007E5">
      <w:pPr>
        <w:pageBreakBefore w:val="0"/>
        <w:rPr/>
      </w:pPr>
      <w:r w:rsidDel="00000000" w:rsidR="00000000" w:rsidRPr="00000000">
        <w:rPr>
          <w:rtl w:val="0"/>
        </w:rPr>
        <w:t xml:space="preserve">        }</w:t>
      </w:r>
    </w:p>
    <w:p w:rsidR="00000000" w:rsidDel="00000000" w:rsidP="00000000" w:rsidRDefault="00000000" w:rsidRPr="00000000" w14:paraId="000007E6">
      <w:pPr>
        <w:pageBreakBefore w:val="0"/>
        <w:rPr/>
      </w:pPr>
      <w:r w:rsidDel="00000000" w:rsidR="00000000" w:rsidRPr="00000000">
        <w:rPr>
          <w:rtl w:val="0"/>
        </w:rPr>
        <w:t xml:space="preserve">        printf("\n");</w:t>
      </w:r>
    </w:p>
    <w:p w:rsidR="00000000" w:rsidDel="00000000" w:rsidP="00000000" w:rsidRDefault="00000000" w:rsidRPr="00000000" w14:paraId="000007E7">
      <w:pPr>
        <w:pageBreakBefore w:val="0"/>
        <w:rPr/>
      </w:pPr>
      <w:r w:rsidDel="00000000" w:rsidR="00000000" w:rsidRPr="00000000">
        <w:rPr>
          <w:rtl w:val="0"/>
        </w:rPr>
        <w:t xml:space="preserve">    }</w:t>
      </w:r>
    </w:p>
    <w:p w:rsidR="00000000" w:rsidDel="00000000" w:rsidP="00000000" w:rsidRDefault="00000000" w:rsidRPr="00000000" w14:paraId="000007E8">
      <w:pPr>
        <w:pageBreakBefore w:val="0"/>
        <w:rPr/>
      </w:pPr>
      <w:r w:rsidDel="00000000" w:rsidR="00000000" w:rsidRPr="00000000">
        <w:rPr>
          <w:rtl w:val="0"/>
        </w:rPr>
        <w:t xml:space="preserve">    for(i=0;i&lt;n;i++)</w:t>
      </w:r>
    </w:p>
    <w:p w:rsidR="00000000" w:rsidDel="00000000" w:rsidP="00000000" w:rsidRDefault="00000000" w:rsidRPr="00000000" w14:paraId="000007E9">
      <w:pPr>
        <w:pageBreakBefore w:val="0"/>
        <w:rPr/>
      </w:pPr>
      <w:r w:rsidDel="00000000" w:rsidR="00000000" w:rsidRPr="00000000">
        <w:rPr>
          <w:rtl w:val="0"/>
        </w:rPr>
        <w:tab/>
        <w:t xml:space="preserve">{</w:t>
      </w:r>
    </w:p>
    <w:p w:rsidR="00000000" w:rsidDel="00000000" w:rsidP="00000000" w:rsidRDefault="00000000" w:rsidRPr="00000000" w14:paraId="000007EA">
      <w:pPr>
        <w:pageBreakBefore w:val="0"/>
        <w:rPr/>
      </w:pPr>
      <w:r w:rsidDel="00000000" w:rsidR="00000000" w:rsidRPr="00000000">
        <w:rPr>
          <w:rtl w:val="0"/>
        </w:rPr>
        <w:tab/>
        <w:t xml:space="preserve">if(a[i][i]==1)</w:t>
      </w:r>
    </w:p>
    <w:p w:rsidR="00000000" w:rsidDel="00000000" w:rsidP="00000000" w:rsidRDefault="00000000" w:rsidRPr="00000000" w14:paraId="000007EB">
      <w:pPr>
        <w:pageBreakBefore w:val="0"/>
        <w:rPr/>
      </w:pPr>
      <w:r w:rsidDel="00000000" w:rsidR="00000000" w:rsidRPr="00000000">
        <w:rPr>
          <w:rtl w:val="0"/>
        </w:rPr>
        <w:tab/>
        <w:t xml:space="preserve">{</w:t>
      </w:r>
    </w:p>
    <w:p w:rsidR="00000000" w:rsidDel="00000000" w:rsidP="00000000" w:rsidRDefault="00000000" w:rsidRPr="00000000" w14:paraId="000007EC">
      <w:pPr>
        <w:pageBreakBefore w:val="0"/>
        <w:rPr/>
      </w:pPr>
      <w:r w:rsidDel="00000000" w:rsidR="00000000" w:rsidRPr="00000000">
        <w:rPr>
          <w:rtl w:val="0"/>
        </w:rPr>
        <w:tab/>
        <w:tab/>
        <w:t xml:space="preserve">dem+=1;</w:t>
      </w:r>
    </w:p>
    <w:p w:rsidR="00000000" w:rsidDel="00000000" w:rsidP="00000000" w:rsidRDefault="00000000" w:rsidRPr="00000000" w14:paraId="000007ED">
      <w:pPr>
        <w:pageBreakBefore w:val="0"/>
        <w:rPr/>
      </w:pPr>
      <w:r w:rsidDel="00000000" w:rsidR="00000000" w:rsidRPr="00000000">
        <w:rPr>
          <w:rtl w:val="0"/>
        </w:rPr>
        <w:tab/>
        <w:t xml:space="preserve">}</w:t>
      </w:r>
    </w:p>
    <w:p w:rsidR="00000000" w:rsidDel="00000000" w:rsidP="00000000" w:rsidRDefault="00000000" w:rsidRPr="00000000" w14:paraId="000007EE">
      <w:pPr>
        <w:pageBreakBefore w:val="0"/>
        <w:rPr/>
      </w:pPr>
      <w:r w:rsidDel="00000000" w:rsidR="00000000" w:rsidRPr="00000000">
        <w:rPr>
          <w:rtl w:val="0"/>
        </w:rPr>
        <w:tab/>
        <w:t xml:space="preserve">}</w:t>
      </w:r>
    </w:p>
    <w:p w:rsidR="00000000" w:rsidDel="00000000" w:rsidP="00000000" w:rsidRDefault="00000000" w:rsidRPr="00000000" w14:paraId="000007EF">
      <w:pPr>
        <w:pageBreakBefore w:val="0"/>
        <w:rPr/>
      </w:pPr>
      <w:r w:rsidDel="00000000" w:rsidR="00000000" w:rsidRPr="00000000">
        <w:rPr>
          <w:rtl w:val="0"/>
        </w:rPr>
        <w:tab/>
        <w:t xml:space="preserve">for(i=0;i&lt;n;i++)</w:t>
      </w:r>
    </w:p>
    <w:p w:rsidR="00000000" w:rsidDel="00000000" w:rsidP="00000000" w:rsidRDefault="00000000" w:rsidRPr="00000000" w14:paraId="000007F0">
      <w:pPr>
        <w:pageBreakBefore w:val="0"/>
        <w:rPr/>
      </w:pPr>
      <w:r w:rsidDel="00000000" w:rsidR="00000000" w:rsidRPr="00000000">
        <w:rPr>
          <w:rtl w:val="0"/>
        </w:rPr>
        <w:tab/>
        <w:t xml:space="preserve">{</w:t>
      </w:r>
    </w:p>
    <w:p w:rsidR="00000000" w:rsidDel="00000000" w:rsidP="00000000" w:rsidRDefault="00000000" w:rsidRPr="00000000" w14:paraId="000007F1">
      <w:pPr>
        <w:pageBreakBefore w:val="0"/>
        <w:rPr/>
      </w:pPr>
      <w:r w:rsidDel="00000000" w:rsidR="00000000" w:rsidRPr="00000000">
        <w:rPr>
          <w:rtl w:val="0"/>
        </w:rPr>
        <w:tab/>
        <w:tab/>
        <w:t xml:space="preserve">for(j=0;j&lt;n;j++)</w:t>
      </w:r>
    </w:p>
    <w:p w:rsidR="00000000" w:rsidDel="00000000" w:rsidP="00000000" w:rsidRDefault="00000000" w:rsidRPr="00000000" w14:paraId="000007F2">
      <w:pPr>
        <w:pageBreakBefore w:val="0"/>
        <w:rPr/>
      </w:pPr>
      <w:r w:rsidDel="00000000" w:rsidR="00000000" w:rsidRPr="00000000">
        <w:rPr>
          <w:rtl w:val="0"/>
        </w:rPr>
        <w:tab/>
        <w:tab/>
        <w:t xml:space="preserve">{</w:t>
      </w:r>
    </w:p>
    <w:p w:rsidR="00000000" w:rsidDel="00000000" w:rsidP="00000000" w:rsidRDefault="00000000" w:rsidRPr="00000000" w14:paraId="000007F3">
      <w:pPr>
        <w:pageBreakBefore w:val="0"/>
        <w:rPr/>
      </w:pPr>
      <w:r w:rsidDel="00000000" w:rsidR="00000000" w:rsidRPr="00000000">
        <w:rPr>
          <w:rtl w:val="0"/>
        </w:rPr>
        <w:tab/>
        <w:tab/>
        <w:tab/>
        <w:t xml:space="preserve">if(a[i][j]==0)</w:t>
      </w:r>
    </w:p>
    <w:p w:rsidR="00000000" w:rsidDel="00000000" w:rsidP="00000000" w:rsidRDefault="00000000" w:rsidRPr="00000000" w14:paraId="000007F4">
      <w:pPr>
        <w:pageBreakBefore w:val="0"/>
        <w:rPr/>
      </w:pPr>
      <w:r w:rsidDel="00000000" w:rsidR="00000000" w:rsidRPr="00000000">
        <w:rPr>
          <w:rtl w:val="0"/>
        </w:rPr>
        <w:tab/>
        <w:tab/>
        <w:tab/>
        <w:t xml:space="preserve">{</w:t>
      </w:r>
    </w:p>
    <w:p w:rsidR="00000000" w:rsidDel="00000000" w:rsidP="00000000" w:rsidRDefault="00000000" w:rsidRPr="00000000" w14:paraId="000007F5">
      <w:pPr>
        <w:pageBreakBefore w:val="0"/>
        <w:rPr/>
      </w:pPr>
      <w:r w:rsidDel="00000000" w:rsidR="00000000" w:rsidRPr="00000000">
        <w:rPr>
          <w:rtl w:val="0"/>
        </w:rPr>
        <w:tab/>
        <w:tab/>
        <w:tab/>
        <w:tab/>
        <w:t xml:space="preserve">temp+=1;</w:t>
      </w:r>
    </w:p>
    <w:p w:rsidR="00000000" w:rsidDel="00000000" w:rsidP="00000000" w:rsidRDefault="00000000" w:rsidRPr="00000000" w14:paraId="000007F6">
      <w:pPr>
        <w:pageBreakBefore w:val="0"/>
        <w:rPr/>
      </w:pPr>
      <w:r w:rsidDel="00000000" w:rsidR="00000000" w:rsidRPr="00000000">
        <w:rPr>
          <w:rtl w:val="0"/>
        </w:rPr>
        <w:tab/>
        <w:tab/>
        <w:tab/>
        <w:t xml:space="preserve">}</w:t>
      </w:r>
    </w:p>
    <w:p w:rsidR="00000000" w:rsidDel="00000000" w:rsidP="00000000" w:rsidRDefault="00000000" w:rsidRPr="00000000" w14:paraId="000007F7">
      <w:pPr>
        <w:pageBreakBefore w:val="0"/>
        <w:rPr/>
      </w:pPr>
      <w:r w:rsidDel="00000000" w:rsidR="00000000" w:rsidRPr="00000000">
        <w:rPr>
          <w:rtl w:val="0"/>
        </w:rPr>
        <w:tab/>
        <w:tab/>
        <w:t xml:space="preserve">}</w:t>
      </w:r>
    </w:p>
    <w:p w:rsidR="00000000" w:rsidDel="00000000" w:rsidP="00000000" w:rsidRDefault="00000000" w:rsidRPr="00000000" w14:paraId="000007F8">
      <w:pPr>
        <w:pageBreakBefore w:val="0"/>
        <w:rPr/>
      </w:pPr>
      <w:r w:rsidDel="00000000" w:rsidR="00000000" w:rsidRPr="00000000">
        <w:rPr>
          <w:rtl w:val="0"/>
        </w:rPr>
        <w:tab/>
        <w:t xml:space="preserve">}</w:t>
      </w:r>
    </w:p>
    <w:p w:rsidR="00000000" w:rsidDel="00000000" w:rsidP="00000000" w:rsidRDefault="00000000" w:rsidRPr="00000000" w14:paraId="000007F9">
      <w:pPr>
        <w:pageBreakBefore w:val="0"/>
        <w:rPr/>
      </w:pPr>
      <w:r w:rsidDel="00000000" w:rsidR="00000000" w:rsidRPr="00000000">
        <w:rPr>
          <w:rtl w:val="0"/>
        </w:rPr>
        <w:tab/>
        <w:t xml:space="preserve">if(dem==n&amp;&amp;temp==n*(n-1))</w:t>
      </w:r>
    </w:p>
    <w:p w:rsidR="00000000" w:rsidDel="00000000" w:rsidP="00000000" w:rsidRDefault="00000000" w:rsidRPr="00000000" w14:paraId="000007FA">
      <w:pPr>
        <w:pageBreakBefore w:val="0"/>
        <w:rPr/>
      </w:pPr>
      <w:r w:rsidDel="00000000" w:rsidR="00000000" w:rsidRPr="00000000">
        <w:rPr>
          <w:rtl w:val="0"/>
        </w:rPr>
        <w:tab/>
        <w:t xml:space="preserve">{</w:t>
      </w:r>
    </w:p>
    <w:p w:rsidR="00000000" w:rsidDel="00000000" w:rsidP="00000000" w:rsidRDefault="00000000" w:rsidRPr="00000000" w14:paraId="000007FB">
      <w:pPr>
        <w:pageBreakBefore w:val="0"/>
        <w:rPr/>
      </w:pPr>
      <w:r w:rsidDel="00000000" w:rsidR="00000000" w:rsidRPr="00000000">
        <w:rPr>
          <w:rtl w:val="0"/>
        </w:rPr>
        <w:tab/>
        <w:tab/>
        <w:t xml:space="preserve">printf("Ma tran vua nhap chinh la ma tran don vi\n");</w:t>
      </w:r>
    </w:p>
    <w:p w:rsidR="00000000" w:rsidDel="00000000" w:rsidP="00000000" w:rsidRDefault="00000000" w:rsidRPr="00000000" w14:paraId="000007FC">
      <w:pPr>
        <w:pageBreakBefore w:val="0"/>
        <w:rPr/>
      </w:pPr>
      <w:r w:rsidDel="00000000" w:rsidR="00000000" w:rsidRPr="00000000">
        <w:rPr>
          <w:rtl w:val="0"/>
        </w:rPr>
        <w:tab/>
        <w:t xml:space="preserve">}</w:t>
      </w:r>
    </w:p>
    <w:p w:rsidR="00000000" w:rsidDel="00000000" w:rsidP="00000000" w:rsidRDefault="00000000" w:rsidRPr="00000000" w14:paraId="000007FD">
      <w:pPr>
        <w:pageBreakBefore w:val="0"/>
        <w:rPr/>
      </w:pPr>
      <w:r w:rsidDel="00000000" w:rsidR="00000000" w:rsidRPr="00000000">
        <w:rPr>
          <w:rtl w:val="0"/>
        </w:rPr>
        <w:tab/>
        <w:t xml:space="preserve">else printf("Ma tran vua nhap khong phai ma tran don vi %d!",dem);</w:t>
      </w:r>
    </w:p>
    <w:p w:rsidR="00000000" w:rsidDel="00000000" w:rsidP="00000000" w:rsidRDefault="00000000" w:rsidRPr="00000000" w14:paraId="000007FE">
      <w:pPr>
        <w:pageBreakBefore w:val="0"/>
        <w:rPr/>
      </w:pPr>
      <w:r w:rsidDel="00000000" w:rsidR="00000000" w:rsidRPr="00000000">
        <w:rPr>
          <w:rtl w:val="0"/>
        </w:rPr>
        <w:tab/>
      </w:r>
    </w:p>
    <w:p w:rsidR="00000000" w:rsidDel="00000000" w:rsidP="00000000" w:rsidRDefault="00000000" w:rsidRPr="00000000" w14:paraId="000007FF">
      <w:pPr>
        <w:pageBreakBefore w:val="0"/>
        <w:rPr/>
      </w:pPr>
      <w:r w:rsidDel="00000000" w:rsidR="00000000" w:rsidRPr="00000000">
        <w:rPr>
          <w:rtl w:val="0"/>
        </w:rPr>
        <w:t xml:space="preserve">}</w:t>
      </w:r>
    </w:p>
    <w:p w:rsidR="00000000" w:rsidDel="00000000" w:rsidP="00000000" w:rsidRDefault="00000000" w:rsidRPr="00000000" w14:paraId="00000800">
      <w:pPr>
        <w:pageBreakBefore w:val="0"/>
        <w:rPr/>
      </w:pPr>
      <w:r w:rsidDel="00000000" w:rsidR="00000000" w:rsidRPr="00000000">
        <w:rPr>
          <w:rtl w:val="0"/>
        </w:rPr>
      </w:r>
    </w:p>
    <w:p w:rsidR="00000000" w:rsidDel="00000000" w:rsidP="00000000" w:rsidRDefault="00000000" w:rsidRPr="00000000" w14:paraId="00000801">
      <w:pPr>
        <w:pageBreakBefore w:val="0"/>
        <w:rPr/>
      </w:pPr>
      <w:r w:rsidDel="00000000" w:rsidR="00000000" w:rsidRPr="00000000">
        <w:rPr>
          <w:rtl w:val="0"/>
        </w:rPr>
        <w:t xml:space="preserve">void so3()</w:t>
      </w:r>
    </w:p>
    <w:p w:rsidR="00000000" w:rsidDel="00000000" w:rsidP="00000000" w:rsidRDefault="00000000" w:rsidRPr="00000000" w14:paraId="00000802">
      <w:pPr>
        <w:pageBreakBefore w:val="0"/>
        <w:rPr/>
      </w:pPr>
      <w:r w:rsidDel="00000000" w:rsidR="00000000" w:rsidRPr="00000000">
        <w:rPr>
          <w:rtl w:val="0"/>
        </w:rPr>
        <w:t xml:space="preserve">{</w:t>
      </w:r>
    </w:p>
    <w:p w:rsidR="00000000" w:rsidDel="00000000" w:rsidP="00000000" w:rsidRDefault="00000000" w:rsidRPr="00000000" w14:paraId="00000803">
      <w:pPr>
        <w:pageBreakBefore w:val="0"/>
        <w:rPr/>
      </w:pPr>
      <w:r w:rsidDel="00000000" w:rsidR="00000000" w:rsidRPr="00000000">
        <w:rPr>
          <w:rtl w:val="0"/>
        </w:rPr>
        <w:tab/>
        <w:t xml:space="preserve">char A[12];</w:t>
      </w:r>
    </w:p>
    <w:p w:rsidR="00000000" w:rsidDel="00000000" w:rsidP="00000000" w:rsidRDefault="00000000" w:rsidRPr="00000000" w14:paraId="00000804">
      <w:pPr>
        <w:pageBreakBefore w:val="0"/>
        <w:rPr/>
      </w:pPr>
      <w:r w:rsidDel="00000000" w:rsidR="00000000" w:rsidRPr="00000000">
        <w:rPr>
          <w:rtl w:val="0"/>
        </w:rPr>
        <w:tab/>
        <w:t xml:space="preserve">printf("Moi nhap so dien thoai :");</w:t>
      </w:r>
    </w:p>
    <w:p w:rsidR="00000000" w:rsidDel="00000000" w:rsidP="00000000" w:rsidRDefault="00000000" w:rsidRPr="00000000" w14:paraId="00000805">
      <w:pPr>
        <w:pageBreakBefore w:val="0"/>
        <w:rPr/>
      </w:pPr>
      <w:r w:rsidDel="00000000" w:rsidR="00000000" w:rsidRPr="00000000">
        <w:rPr>
          <w:rtl w:val="0"/>
        </w:rPr>
        <w:tab/>
        <w:t xml:space="preserve">fflush(stdin);</w:t>
      </w:r>
    </w:p>
    <w:p w:rsidR="00000000" w:rsidDel="00000000" w:rsidP="00000000" w:rsidRDefault="00000000" w:rsidRPr="00000000" w14:paraId="00000806">
      <w:pPr>
        <w:pageBreakBefore w:val="0"/>
        <w:rPr/>
      </w:pPr>
      <w:r w:rsidDel="00000000" w:rsidR="00000000" w:rsidRPr="00000000">
        <w:rPr>
          <w:rtl w:val="0"/>
        </w:rPr>
        <w:tab/>
        <w:t xml:space="preserve">gets(A);</w:t>
      </w:r>
    </w:p>
    <w:p w:rsidR="00000000" w:rsidDel="00000000" w:rsidP="00000000" w:rsidRDefault="00000000" w:rsidRPr="00000000" w14:paraId="00000807">
      <w:pPr>
        <w:pageBreakBefore w:val="0"/>
        <w:rPr/>
      </w:pPr>
      <w:r w:rsidDel="00000000" w:rsidR="00000000" w:rsidRPr="00000000">
        <w:rPr>
          <w:rtl w:val="0"/>
        </w:rPr>
        <w:tab/>
        <w:t xml:space="preserve">while(strlen(A)&lt;10||strlen(A)&gt;11)</w:t>
      </w:r>
    </w:p>
    <w:p w:rsidR="00000000" w:rsidDel="00000000" w:rsidP="00000000" w:rsidRDefault="00000000" w:rsidRPr="00000000" w14:paraId="00000808">
      <w:pPr>
        <w:pageBreakBefore w:val="0"/>
        <w:rPr/>
      </w:pPr>
      <w:r w:rsidDel="00000000" w:rsidR="00000000" w:rsidRPr="00000000">
        <w:rPr>
          <w:rtl w:val="0"/>
        </w:rPr>
        <w:tab/>
        <w:t xml:space="preserve">{</w:t>
      </w:r>
    </w:p>
    <w:p w:rsidR="00000000" w:rsidDel="00000000" w:rsidP="00000000" w:rsidRDefault="00000000" w:rsidRPr="00000000" w14:paraId="00000809">
      <w:pPr>
        <w:pageBreakBefore w:val="0"/>
        <w:rPr/>
      </w:pPr>
      <w:r w:rsidDel="00000000" w:rsidR="00000000" w:rsidRPr="00000000">
        <w:rPr>
          <w:rtl w:val="0"/>
        </w:rPr>
        <w:tab/>
        <w:t xml:space="preserve">printf("Moi nhap lai so dien thoai :");</w:t>
      </w:r>
    </w:p>
    <w:p w:rsidR="00000000" w:rsidDel="00000000" w:rsidP="00000000" w:rsidRDefault="00000000" w:rsidRPr="00000000" w14:paraId="0000080A">
      <w:pPr>
        <w:pageBreakBefore w:val="0"/>
        <w:rPr/>
      </w:pPr>
      <w:r w:rsidDel="00000000" w:rsidR="00000000" w:rsidRPr="00000000">
        <w:rPr>
          <w:rtl w:val="0"/>
        </w:rPr>
        <w:tab/>
        <w:t xml:space="preserve">fflush(stdin);</w:t>
      </w:r>
    </w:p>
    <w:p w:rsidR="00000000" w:rsidDel="00000000" w:rsidP="00000000" w:rsidRDefault="00000000" w:rsidRPr="00000000" w14:paraId="0000080B">
      <w:pPr>
        <w:pageBreakBefore w:val="0"/>
        <w:rPr/>
      </w:pPr>
      <w:r w:rsidDel="00000000" w:rsidR="00000000" w:rsidRPr="00000000">
        <w:rPr>
          <w:rtl w:val="0"/>
        </w:rPr>
        <w:tab/>
        <w:t xml:space="preserve">gets(A);</w:t>
        <w:tab/>
      </w:r>
    </w:p>
    <w:p w:rsidR="00000000" w:rsidDel="00000000" w:rsidP="00000000" w:rsidRDefault="00000000" w:rsidRPr="00000000" w14:paraId="0000080C">
      <w:pPr>
        <w:pageBreakBefore w:val="0"/>
        <w:rPr/>
      </w:pPr>
      <w:r w:rsidDel="00000000" w:rsidR="00000000" w:rsidRPr="00000000">
        <w:rPr>
          <w:rtl w:val="0"/>
        </w:rPr>
        <w:tab/>
        <w:t xml:space="preserve">}</w:t>
      </w:r>
    </w:p>
    <w:p w:rsidR="00000000" w:rsidDel="00000000" w:rsidP="00000000" w:rsidRDefault="00000000" w:rsidRPr="00000000" w14:paraId="0000080D">
      <w:pPr>
        <w:pageBreakBefore w:val="0"/>
        <w:rPr/>
      </w:pPr>
      <w:r w:rsidDel="00000000" w:rsidR="00000000" w:rsidRPr="00000000">
        <w:rPr>
          <w:rtl w:val="0"/>
        </w:rPr>
        <w:tab/>
        <w:t xml:space="preserve">int i;</w:t>
      </w:r>
    </w:p>
    <w:p w:rsidR="00000000" w:rsidDel="00000000" w:rsidP="00000000" w:rsidRDefault="00000000" w:rsidRPr="00000000" w14:paraId="0000080E">
      <w:pPr>
        <w:pageBreakBefore w:val="0"/>
        <w:rPr/>
      </w:pPr>
      <w:r w:rsidDel="00000000" w:rsidR="00000000" w:rsidRPr="00000000">
        <w:rPr>
          <w:rtl w:val="0"/>
        </w:rPr>
        <w:tab/>
        <w:t xml:space="preserve">int n=1;</w:t>
      </w:r>
    </w:p>
    <w:p w:rsidR="00000000" w:rsidDel="00000000" w:rsidP="00000000" w:rsidRDefault="00000000" w:rsidRPr="00000000" w14:paraId="0000080F">
      <w:pPr>
        <w:pageBreakBefore w:val="0"/>
        <w:rPr/>
      </w:pPr>
      <w:r w:rsidDel="00000000" w:rsidR="00000000" w:rsidRPr="00000000">
        <w:rPr>
          <w:rtl w:val="0"/>
        </w:rPr>
        <w:tab/>
        <w:t xml:space="preserve">if(strlen(A)&gt;11)</w:t>
      </w:r>
    </w:p>
    <w:p w:rsidR="00000000" w:rsidDel="00000000" w:rsidP="00000000" w:rsidRDefault="00000000" w:rsidRPr="00000000" w14:paraId="00000810">
      <w:pPr>
        <w:pageBreakBefore w:val="0"/>
        <w:rPr/>
      </w:pPr>
      <w:r w:rsidDel="00000000" w:rsidR="00000000" w:rsidRPr="00000000">
        <w:rPr>
          <w:rtl w:val="0"/>
        </w:rPr>
        <w:tab/>
        <w:t xml:space="preserve">{</w:t>
      </w:r>
    </w:p>
    <w:p w:rsidR="00000000" w:rsidDel="00000000" w:rsidP="00000000" w:rsidRDefault="00000000" w:rsidRPr="00000000" w14:paraId="00000811">
      <w:pPr>
        <w:pageBreakBefore w:val="0"/>
        <w:rPr/>
      </w:pPr>
      <w:r w:rsidDel="00000000" w:rsidR="00000000" w:rsidRPr="00000000">
        <w:rPr>
          <w:rtl w:val="0"/>
        </w:rPr>
        <w:tab/>
        <w:t xml:space="preserve">A[11]='\0';</w:t>
      </w:r>
    </w:p>
    <w:p w:rsidR="00000000" w:rsidDel="00000000" w:rsidP="00000000" w:rsidRDefault="00000000" w:rsidRPr="00000000" w14:paraId="00000812">
      <w:pPr>
        <w:pageBreakBefore w:val="0"/>
        <w:rPr/>
      </w:pPr>
      <w:r w:rsidDel="00000000" w:rsidR="00000000" w:rsidRPr="00000000">
        <w:rPr>
          <w:rtl w:val="0"/>
        </w:rPr>
        <w:t xml:space="preserve">    }</w:t>
      </w:r>
    </w:p>
    <w:p w:rsidR="00000000" w:rsidDel="00000000" w:rsidP="00000000" w:rsidRDefault="00000000" w:rsidRPr="00000000" w14:paraId="00000813">
      <w:pPr>
        <w:pageBreakBefore w:val="0"/>
        <w:rPr/>
      </w:pPr>
      <w:r w:rsidDel="00000000" w:rsidR="00000000" w:rsidRPr="00000000">
        <w:rPr>
          <w:rtl w:val="0"/>
        </w:rPr>
        <w:t xml:space="preserve">//</w:t>
        <w:tab/>
        <w:t xml:space="preserve">while(n==1)</w:t>
      </w:r>
    </w:p>
    <w:p w:rsidR="00000000" w:rsidDel="00000000" w:rsidP="00000000" w:rsidRDefault="00000000" w:rsidRPr="00000000" w14:paraId="00000814">
      <w:pPr>
        <w:pageBreakBefore w:val="0"/>
        <w:rPr/>
      </w:pPr>
      <w:r w:rsidDel="00000000" w:rsidR="00000000" w:rsidRPr="00000000">
        <w:rPr>
          <w:rtl w:val="0"/>
        </w:rPr>
        <w:tab/>
        <w:t xml:space="preserve">step_1:</w:t>
      </w:r>
    </w:p>
    <w:p w:rsidR="00000000" w:rsidDel="00000000" w:rsidP="00000000" w:rsidRDefault="00000000" w:rsidRPr="00000000" w14:paraId="00000815">
      <w:pPr>
        <w:pageBreakBefore w:val="0"/>
        <w:rPr/>
      </w:pPr>
      <w:r w:rsidDel="00000000" w:rsidR="00000000" w:rsidRPr="00000000">
        <w:rPr>
          <w:rtl w:val="0"/>
        </w:rPr>
        <w:tab/>
        <w:t xml:space="preserve">switch(A[0])</w:t>
      </w:r>
    </w:p>
    <w:p w:rsidR="00000000" w:rsidDel="00000000" w:rsidP="00000000" w:rsidRDefault="00000000" w:rsidRPr="00000000" w14:paraId="00000816">
      <w:pPr>
        <w:pageBreakBefore w:val="0"/>
        <w:rPr/>
      </w:pPr>
      <w:r w:rsidDel="00000000" w:rsidR="00000000" w:rsidRPr="00000000">
        <w:rPr>
          <w:rtl w:val="0"/>
        </w:rPr>
        <w:tab/>
        <w:t xml:space="preserve">{</w:t>
      </w:r>
    </w:p>
    <w:p w:rsidR="00000000" w:rsidDel="00000000" w:rsidP="00000000" w:rsidRDefault="00000000" w:rsidRPr="00000000" w14:paraId="00000817">
      <w:pPr>
        <w:pageBreakBefore w:val="0"/>
        <w:rPr/>
      </w:pPr>
      <w:r w:rsidDel="00000000" w:rsidR="00000000" w:rsidRPr="00000000">
        <w:rPr>
          <w:rtl w:val="0"/>
        </w:rPr>
        <w:tab/>
        <w:tab/>
        <w:t xml:space="preserve">case '1':</w:t>
      </w:r>
    </w:p>
    <w:p w:rsidR="00000000" w:rsidDel="00000000" w:rsidP="00000000" w:rsidRDefault="00000000" w:rsidRPr="00000000" w14:paraId="00000818">
      <w:pPr>
        <w:pageBreakBefore w:val="0"/>
        <w:rPr/>
      </w:pPr>
      <w:r w:rsidDel="00000000" w:rsidR="00000000" w:rsidRPr="00000000">
        <w:rPr>
          <w:rtl w:val="0"/>
        </w:rPr>
        <w:tab/>
        <w:tab/>
        <w:t xml:space="preserve">if(A[1]=='6')</w:t>
      </w:r>
    </w:p>
    <w:p w:rsidR="00000000" w:rsidDel="00000000" w:rsidP="00000000" w:rsidRDefault="00000000" w:rsidRPr="00000000" w14:paraId="00000819">
      <w:pPr>
        <w:pageBreakBefore w:val="0"/>
        <w:rPr/>
      </w:pPr>
      <w:r w:rsidDel="00000000" w:rsidR="00000000" w:rsidRPr="00000000">
        <w:rPr>
          <w:rtl w:val="0"/>
        </w:rPr>
        <w:tab/>
        <w:tab/>
        <w:t xml:space="preserve">{</w:t>
      </w:r>
    </w:p>
    <w:p w:rsidR="00000000" w:rsidDel="00000000" w:rsidP="00000000" w:rsidRDefault="00000000" w:rsidRPr="00000000" w14:paraId="0000081A">
      <w:pPr>
        <w:pageBreakBefore w:val="0"/>
        <w:rPr/>
      </w:pPr>
      <w:r w:rsidDel="00000000" w:rsidR="00000000" w:rsidRPr="00000000">
        <w:rPr>
          <w:rtl w:val="0"/>
        </w:rPr>
        <w:tab/>
        <w:tab/>
        <w:tab/>
        <w:t xml:space="preserve">A[0]=' ';</w:t>
      </w:r>
    </w:p>
    <w:p w:rsidR="00000000" w:rsidDel="00000000" w:rsidP="00000000" w:rsidRDefault="00000000" w:rsidRPr="00000000" w14:paraId="0000081B">
      <w:pPr>
        <w:pageBreakBefore w:val="0"/>
        <w:rPr/>
      </w:pPr>
      <w:r w:rsidDel="00000000" w:rsidR="00000000" w:rsidRPr="00000000">
        <w:rPr>
          <w:rtl w:val="0"/>
        </w:rPr>
        <w:tab/>
        <w:tab/>
        <w:tab/>
        <w:t xml:space="preserve">A[1]='3';</w:t>
      </w:r>
    </w:p>
    <w:p w:rsidR="00000000" w:rsidDel="00000000" w:rsidP="00000000" w:rsidRDefault="00000000" w:rsidRPr="00000000" w14:paraId="0000081C">
      <w:pPr>
        <w:pageBreakBefore w:val="0"/>
        <w:rPr/>
      </w:pPr>
      <w:r w:rsidDel="00000000" w:rsidR="00000000" w:rsidRPr="00000000">
        <w:rPr>
          <w:rtl w:val="0"/>
        </w:rPr>
        <w:tab/>
        <w:tab/>
        <w:tab/>
        <w:t xml:space="preserve">n=2;</w:t>
      </w:r>
    </w:p>
    <w:p w:rsidR="00000000" w:rsidDel="00000000" w:rsidP="00000000" w:rsidRDefault="00000000" w:rsidRPr="00000000" w14:paraId="0000081D">
      <w:pPr>
        <w:pageBreakBefore w:val="0"/>
        <w:rPr/>
      </w:pPr>
      <w:r w:rsidDel="00000000" w:rsidR="00000000" w:rsidRPr="00000000">
        <w:rPr>
          <w:rtl w:val="0"/>
        </w:rPr>
        <w:tab/>
        <w:tab/>
        <w:tab/>
        <w:t xml:space="preserve">printf("So dien thoai moi la :\n %s",A);</w:t>
      </w:r>
    </w:p>
    <w:p w:rsidR="00000000" w:rsidDel="00000000" w:rsidP="00000000" w:rsidRDefault="00000000" w:rsidRPr="00000000" w14:paraId="0000081E">
      <w:pPr>
        <w:pageBreakBefore w:val="0"/>
        <w:rPr/>
      </w:pPr>
      <w:r w:rsidDel="00000000" w:rsidR="00000000" w:rsidRPr="00000000">
        <w:rPr>
          <w:rtl w:val="0"/>
        </w:rPr>
        <w:tab/>
        <w:tab/>
        <w:t xml:space="preserve">}</w:t>
      </w:r>
    </w:p>
    <w:p w:rsidR="00000000" w:rsidDel="00000000" w:rsidP="00000000" w:rsidRDefault="00000000" w:rsidRPr="00000000" w14:paraId="0000081F">
      <w:pPr>
        <w:pageBreakBefore w:val="0"/>
        <w:rPr/>
      </w:pPr>
      <w:r w:rsidDel="00000000" w:rsidR="00000000" w:rsidRPr="00000000">
        <w:rPr>
          <w:rtl w:val="0"/>
        </w:rPr>
        <w:tab/>
        <w:tab/>
        <w:t xml:space="preserve">else </w:t>
      </w:r>
    </w:p>
    <w:p w:rsidR="00000000" w:rsidDel="00000000" w:rsidP="00000000" w:rsidRDefault="00000000" w:rsidRPr="00000000" w14:paraId="00000820">
      <w:pPr>
        <w:pageBreakBefore w:val="0"/>
        <w:rPr/>
      </w:pPr>
      <w:r w:rsidDel="00000000" w:rsidR="00000000" w:rsidRPr="00000000">
        <w:rPr>
          <w:rtl w:val="0"/>
        </w:rPr>
        <w:tab/>
        <w:tab/>
        <w:t xml:space="preserve">{</w:t>
      </w:r>
    </w:p>
    <w:p w:rsidR="00000000" w:rsidDel="00000000" w:rsidP="00000000" w:rsidRDefault="00000000" w:rsidRPr="00000000" w14:paraId="00000821">
      <w:pPr>
        <w:pageBreakBefore w:val="0"/>
        <w:rPr/>
      </w:pPr>
      <w:r w:rsidDel="00000000" w:rsidR="00000000" w:rsidRPr="00000000">
        <w:rPr>
          <w:rtl w:val="0"/>
        </w:rPr>
        <w:tab/>
        <w:tab/>
        <w:t xml:space="preserve">if(strlen(A)==11)</w:t>
      </w:r>
    </w:p>
    <w:p w:rsidR="00000000" w:rsidDel="00000000" w:rsidP="00000000" w:rsidRDefault="00000000" w:rsidRPr="00000000" w14:paraId="00000822">
      <w:pPr>
        <w:pageBreakBefore w:val="0"/>
        <w:rPr/>
      </w:pPr>
      <w:r w:rsidDel="00000000" w:rsidR="00000000" w:rsidRPr="00000000">
        <w:rPr>
          <w:rtl w:val="0"/>
        </w:rPr>
        <w:tab/>
        <w:tab/>
        <w:t xml:space="preserve">{</w:t>
      </w:r>
    </w:p>
    <w:p w:rsidR="00000000" w:rsidDel="00000000" w:rsidP="00000000" w:rsidRDefault="00000000" w:rsidRPr="00000000" w14:paraId="00000823">
      <w:pPr>
        <w:pageBreakBefore w:val="0"/>
        <w:rPr/>
      </w:pPr>
      <w:r w:rsidDel="00000000" w:rsidR="00000000" w:rsidRPr="00000000">
        <w:rPr>
          <w:rtl w:val="0"/>
        </w:rPr>
        <w:tab/>
        <w:tab/>
        <w:tab/>
        <w:t xml:space="preserve">printf("Khac nha mang !");</w:t>
      </w:r>
    </w:p>
    <w:p w:rsidR="00000000" w:rsidDel="00000000" w:rsidP="00000000" w:rsidRDefault="00000000" w:rsidRPr="00000000" w14:paraId="00000824">
      <w:pPr>
        <w:pageBreakBefore w:val="0"/>
        <w:rPr/>
      </w:pPr>
      <w:r w:rsidDel="00000000" w:rsidR="00000000" w:rsidRPr="00000000">
        <w:rPr>
          <w:rtl w:val="0"/>
        </w:rPr>
        <w:t xml:space="preserve">        }</w:t>
      </w:r>
    </w:p>
    <w:p w:rsidR="00000000" w:rsidDel="00000000" w:rsidP="00000000" w:rsidRDefault="00000000" w:rsidRPr="00000000" w14:paraId="00000825">
      <w:pPr>
        <w:pageBreakBefore w:val="0"/>
        <w:rPr/>
      </w:pPr>
      <w:r w:rsidDel="00000000" w:rsidR="00000000" w:rsidRPr="00000000">
        <w:rPr>
          <w:rtl w:val="0"/>
        </w:rPr>
        <w:tab/>
        <w:tab/>
        <w:t xml:space="preserve">}</w:t>
      </w:r>
    </w:p>
    <w:p w:rsidR="00000000" w:rsidDel="00000000" w:rsidP="00000000" w:rsidRDefault="00000000" w:rsidRPr="00000000" w14:paraId="00000826">
      <w:pPr>
        <w:pageBreakBefore w:val="0"/>
        <w:rPr/>
      </w:pPr>
      <w:r w:rsidDel="00000000" w:rsidR="00000000" w:rsidRPr="00000000">
        <w:rPr>
          <w:rtl w:val="0"/>
        </w:rPr>
        <w:tab/>
        <w:tab/>
        <w:t xml:space="preserve">break;</w:t>
      </w:r>
    </w:p>
    <w:p w:rsidR="00000000" w:rsidDel="00000000" w:rsidP="00000000" w:rsidRDefault="00000000" w:rsidRPr="00000000" w14:paraId="00000827">
      <w:pPr>
        <w:pageBreakBefore w:val="0"/>
        <w:rPr/>
      </w:pPr>
      <w:r w:rsidDel="00000000" w:rsidR="00000000" w:rsidRPr="00000000">
        <w:rPr>
          <w:rtl w:val="0"/>
        </w:rPr>
        <w:tab/>
        <w:tab/>
        <w:t xml:space="preserve">case '0':</w:t>
      </w:r>
    </w:p>
    <w:p w:rsidR="00000000" w:rsidDel="00000000" w:rsidP="00000000" w:rsidRDefault="00000000" w:rsidRPr="00000000" w14:paraId="00000828">
      <w:pPr>
        <w:pageBreakBefore w:val="0"/>
        <w:rPr/>
      </w:pPr>
      <w:r w:rsidDel="00000000" w:rsidR="00000000" w:rsidRPr="00000000">
        <w:rPr>
          <w:rtl w:val="0"/>
        </w:rPr>
        <w:tab/>
        <w:tab/>
        <w:t xml:space="preserve">for(i=0;i&lt;11;i++)</w:t>
      </w:r>
    </w:p>
    <w:p w:rsidR="00000000" w:rsidDel="00000000" w:rsidP="00000000" w:rsidRDefault="00000000" w:rsidRPr="00000000" w14:paraId="00000829">
      <w:pPr>
        <w:pageBreakBefore w:val="0"/>
        <w:rPr/>
      </w:pPr>
      <w:r w:rsidDel="00000000" w:rsidR="00000000" w:rsidRPr="00000000">
        <w:rPr>
          <w:rtl w:val="0"/>
        </w:rPr>
        <w:tab/>
        <w:t xml:space="preserve">    {</w:t>
      </w:r>
    </w:p>
    <w:p w:rsidR="00000000" w:rsidDel="00000000" w:rsidP="00000000" w:rsidRDefault="00000000" w:rsidRPr="00000000" w14:paraId="0000082A">
      <w:pPr>
        <w:pageBreakBefore w:val="0"/>
        <w:rPr/>
      </w:pPr>
      <w:r w:rsidDel="00000000" w:rsidR="00000000" w:rsidRPr="00000000">
        <w:rPr>
          <w:rtl w:val="0"/>
        </w:rPr>
        <w:tab/>
        <w:tab/>
        <w:t xml:space="preserve">    A[i]=A[i+1];</w:t>
      </w:r>
    </w:p>
    <w:p w:rsidR="00000000" w:rsidDel="00000000" w:rsidP="00000000" w:rsidRDefault="00000000" w:rsidRPr="00000000" w14:paraId="0000082B">
      <w:pPr>
        <w:pageBreakBefore w:val="0"/>
        <w:rPr/>
      </w:pPr>
      <w:r w:rsidDel="00000000" w:rsidR="00000000" w:rsidRPr="00000000">
        <w:rPr>
          <w:rtl w:val="0"/>
        </w:rPr>
        <w:tab/>
        <w:tab/>
        <w:t xml:space="preserve">if(i==10)</w:t>
      </w:r>
    </w:p>
    <w:p w:rsidR="00000000" w:rsidDel="00000000" w:rsidP="00000000" w:rsidRDefault="00000000" w:rsidRPr="00000000" w14:paraId="0000082C">
      <w:pPr>
        <w:pageBreakBefore w:val="0"/>
        <w:rPr/>
      </w:pPr>
      <w:r w:rsidDel="00000000" w:rsidR="00000000" w:rsidRPr="00000000">
        <w:rPr>
          <w:rtl w:val="0"/>
        </w:rPr>
        <w:tab/>
        <w:tab/>
        <w:t xml:space="preserve">{</w:t>
      </w:r>
    </w:p>
    <w:p w:rsidR="00000000" w:rsidDel="00000000" w:rsidP="00000000" w:rsidRDefault="00000000" w:rsidRPr="00000000" w14:paraId="0000082D">
      <w:pPr>
        <w:pageBreakBefore w:val="0"/>
        <w:rPr/>
      </w:pPr>
      <w:r w:rsidDel="00000000" w:rsidR="00000000" w:rsidRPr="00000000">
        <w:rPr>
          <w:rtl w:val="0"/>
        </w:rPr>
        <w:tab/>
        <w:tab/>
        <w:tab/>
        <w:t xml:space="preserve">A[i]='\0';</w:t>
      </w:r>
    </w:p>
    <w:p w:rsidR="00000000" w:rsidDel="00000000" w:rsidP="00000000" w:rsidRDefault="00000000" w:rsidRPr="00000000" w14:paraId="0000082E">
      <w:pPr>
        <w:pageBreakBefore w:val="0"/>
        <w:rPr/>
      </w:pPr>
      <w:r w:rsidDel="00000000" w:rsidR="00000000" w:rsidRPr="00000000">
        <w:rPr>
          <w:rtl w:val="0"/>
        </w:rPr>
        <w:tab/>
        <w:tab/>
        <w:t xml:space="preserve">}</w:t>
      </w:r>
    </w:p>
    <w:p w:rsidR="00000000" w:rsidDel="00000000" w:rsidP="00000000" w:rsidRDefault="00000000" w:rsidRPr="00000000" w14:paraId="0000082F">
      <w:pPr>
        <w:pageBreakBefore w:val="0"/>
        <w:rPr/>
      </w:pPr>
      <w:r w:rsidDel="00000000" w:rsidR="00000000" w:rsidRPr="00000000">
        <w:rPr>
          <w:rtl w:val="0"/>
        </w:rPr>
        <w:tab/>
        <w:t xml:space="preserve">    }</w:t>
      </w:r>
    </w:p>
    <w:p w:rsidR="00000000" w:rsidDel="00000000" w:rsidP="00000000" w:rsidRDefault="00000000" w:rsidRPr="00000000" w14:paraId="00000830">
      <w:pPr>
        <w:pageBreakBefore w:val="0"/>
        <w:rPr/>
      </w:pPr>
      <w:r w:rsidDel="00000000" w:rsidR="00000000" w:rsidRPr="00000000">
        <w:rPr>
          <w:rtl w:val="0"/>
        </w:rPr>
        <w:tab/>
        <w:t xml:space="preserve">    goto step_1;</w:t>
      </w:r>
    </w:p>
    <w:p w:rsidR="00000000" w:rsidDel="00000000" w:rsidP="00000000" w:rsidRDefault="00000000" w:rsidRPr="00000000" w14:paraId="00000831">
      <w:pPr>
        <w:pageBreakBefore w:val="0"/>
        <w:rPr/>
      </w:pPr>
      <w:r w:rsidDel="00000000" w:rsidR="00000000" w:rsidRPr="00000000">
        <w:rPr>
          <w:rtl w:val="0"/>
        </w:rPr>
        <w:tab/>
        <w:tab/>
        <w:t xml:space="preserve">break;</w:t>
      </w:r>
    </w:p>
    <w:p w:rsidR="00000000" w:rsidDel="00000000" w:rsidP="00000000" w:rsidRDefault="00000000" w:rsidRPr="00000000" w14:paraId="00000832">
      <w:pPr>
        <w:pageBreakBefore w:val="0"/>
        <w:rPr/>
      </w:pPr>
      <w:r w:rsidDel="00000000" w:rsidR="00000000" w:rsidRPr="00000000">
        <w:rPr>
          <w:rtl w:val="0"/>
        </w:rPr>
        <w:tab/>
        <w:tab/>
        <w:t xml:space="preserve">default: </w:t>
      </w:r>
    </w:p>
    <w:p w:rsidR="00000000" w:rsidDel="00000000" w:rsidP="00000000" w:rsidRDefault="00000000" w:rsidRPr="00000000" w14:paraId="00000833">
      <w:pPr>
        <w:pageBreakBefore w:val="0"/>
        <w:rPr/>
      </w:pPr>
      <w:r w:rsidDel="00000000" w:rsidR="00000000" w:rsidRPr="00000000">
        <w:rPr>
          <w:rtl w:val="0"/>
        </w:rPr>
        <w:tab/>
        <w:tab/>
        <w:t xml:space="preserve">if(strlen(A)!=10)</w:t>
      </w:r>
    </w:p>
    <w:p w:rsidR="00000000" w:rsidDel="00000000" w:rsidP="00000000" w:rsidRDefault="00000000" w:rsidRPr="00000000" w14:paraId="00000834">
      <w:pPr>
        <w:pageBreakBefore w:val="0"/>
        <w:rPr/>
      </w:pPr>
      <w:r w:rsidDel="00000000" w:rsidR="00000000" w:rsidRPr="00000000">
        <w:rPr>
          <w:rtl w:val="0"/>
        </w:rPr>
        <w:tab/>
        <w:tab/>
        <w:t xml:space="preserve">printf("Khac nha mang !");</w:t>
      </w:r>
    </w:p>
    <w:p w:rsidR="00000000" w:rsidDel="00000000" w:rsidP="00000000" w:rsidRDefault="00000000" w:rsidRPr="00000000" w14:paraId="00000835">
      <w:pPr>
        <w:pageBreakBefore w:val="0"/>
        <w:rPr/>
      </w:pPr>
      <w:r w:rsidDel="00000000" w:rsidR="00000000" w:rsidRPr="00000000">
        <w:rPr>
          <w:rtl w:val="0"/>
        </w:rPr>
        <w:t xml:space="preserve">    </w:t>
      </w:r>
    </w:p>
    <w:p w:rsidR="00000000" w:rsidDel="00000000" w:rsidP="00000000" w:rsidRDefault="00000000" w:rsidRPr="00000000" w14:paraId="00000836">
      <w:pPr>
        <w:pageBreakBefore w:val="0"/>
        <w:rPr/>
      </w:pPr>
      <w:r w:rsidDel="00000000" w:rsidR="00000000" w:rsidRPr="00000000">
        <w:rPr>
          <w:rtl w:val="0"/>
        </w:rPr>
        <w:t xml:space="preserve">    }</w:t>
      </w:r>
    </w:p>
    <w:p w:rsidR="00000000" w:rsidDel="00000000" w:rsidP="00000000" w:rsidRDefault="00000000" w:rsidRPr="00000000" w14:paraId="00000837">
      <w:pPr>
        <w:pageBreakBefore w:val="0"/>
        <w:rPr/>
      </w:pPr>
      <w:r w:rsidDel="00000000" w:rsidR="00000000" w:rsidRPr="00000000">
        <w:rPr>
          <w:rtl w:val="0"/>
        </w:rPr>
        <w:t xml:space="preserve">}</w:t>
      </w:r>
    </w:p>
    <w:p w:rsidR="00000000" w:rsidDel="00000000" w:rsidP="00000000" w:rsidRDefault="00000000" w:rsidRPr="00000000" w14:paraId="00000838">
      <w:pPr>
        <w:pageBreakBefore w:val="0"/>
        <w:rPr/>
      </w:pPr>
      <w:r w:rsidDel="00000000" w:rsidR="00000000" w:rsidRPr="00000000">
        <w:rPr>
          <w:rtl w:val="0"/>
        </w:rPr>
        <w:t xml:space="preserve">/*---Ham nhap hon so---*/</w:t>
      </w:r>
    </w:p>
    <w:p w:rsidR="00000000" w:rsidDel="00000000" w:rsidP="00000000" w:rsidRDefault="00000000" w:rsidRPr="00000000" w14:paraId="00000839">
      <w:pPr>
        <w:pageBreakBefore w:val="0"/>
        <w:rPr/>
      </w:pPr>
      <w:r w:rsidDel="00000000" w:rsidR="00000000" w:rsidRPr="00000000">
        <w:rPr>
          <w:rtl w:val="0"/>
        </w:rPr>
        <w:t xml:space="preserve">void nhap_hon_so(hon_so *a, int n){</w:t>
      </w:r>
    </w:p>
    <w:p w:rsidR="00000000" w:rsidDel="00000000" w:rsidP="00000000" w:rsidRDefault="00000000" w:rsidRPr="00000000" w14:paraId="0000083A">
      <w:pPr>
        <w:pageBreakBefore w:val="0"/>
        <w:rPr/>
      </w:pPr>
      <w:r w:rsidDel="00000000" w:rsidR="00000000" w:rsidRPr="00000000">
        <w:rPr>
          <w:rtl w:val="0"/>
        </w:rPr>
        <w:t xml:space="preserve">    int i;</w:t>
      </w:r>
    </w:p>
    <w:p w:rsidR="00000000" w:rsidDel="00000000" w:rsidP="00000000" w:rsidRDefault="00000000" w:rsidRPr="00000000" w14:paraId="0000083B">
      <w:pPr>
        <w:pageBreakBefore w:val="0"/>
        <w:rPr/>
      </w:pPr>
      <w:r w:rsidDel="00000000" w:rsidR="00000000" w:rsidRPr="00000000">
        <w:rPr>
          <w:rtl w:val="0"/>
        </w:rPr>
        <w:t xml:space="preserve">    for(i = 0; i &lt; n; i++){</w:t>
      </w:r>
    </w:p>
    <w:p w:rsidR="00000000" w:rsidDel="00000000" w:rsidP="00000000" w:rsidRDefault="00000000" w:rsidRPr="00000000" w14:paraId="0000083C">
      <w:pPr>
        <w:pageBreakBefore w:val="0"/>
        <w:rPr/>
      </w:pPr>
      <w:r w:rsidDel="00000000" w:rsidR="00000000" w:rsidRPr="00000000">
        <w:rPr>
          <w:rtl w:val="0"/>
        </w:rPr>
        <w:t xml:space="preserve">        printf("Hon so thu - %d: \n", i+1);</w:t>
      </w:r>
    </w:p>
    <w:p w:rsidR="00000000" w:rsidDel="00000000" w:rsidP="00000000" w:rsidRDefault="00000000" w:rsidRPr="00000000" w14:paraId="0000083D">
      <w:pPr>
        <w:pageBreakBefore w:val="0"/>
        <w:rPr/>
      </w:pPr>
      <w:r w:rsidDel="00000000" w:rsidR="00000000" w:rsidRPr="00000000">
        <w:rPr>
          <w:rtl w:val="0"/>
        </w:rPr>
        <w:t xml:space="preserve">        printf("Phan nguyen: ");    scanf("%d", &amp;a[i].phan_nguyen);</w:t>
      </w:r>
    </w:p>
    <w:p w:rsidR="00000000" w:rsidDel="00000000" w:rsidP="00000000" w:rsidRDefault="00000000" w:rsidRPr="00000000" w14:paraId="0000083E">
      <w:pPr>
        <w:pageBreakBefore w:val="0"/>
        <w:rPr/>
      </w:pPr>
      <w:r w:rsidDel="00000000" w:rsidR="00000000" w:rsidRPr="00000000">
        <w:rPr>
          <w:rtl w:val="0"/>
        </w:rPr>
        <w:t xml:space="preserve">        printf("Tu so: ");          scanf("%d", &amp;a[i].tu_so);</w:t>
      </w:r>
    </w:p>
    <w:p w:rsidR="00000000" w:rsidDel="00000000" w:rsidP="00000000" w:rsidRDefault="00000000" w:rsidRPr="00000000" w14:paraId="0000083F">
      <w:pPr>
        <w:pageBreakBefore w:val="0"/>
        <w:rPr/>
      </w:pPr>
      <w:r w:rsidDel="00000000" w:rsidR="00000000" w:rsidRPr="00000000">
        <w:rPr>
          <w:rtl w:val="0"/>
        </w:rPr>
        <w:t xml:space="preserve">        printf("Mau so: ");          scanf("%d", &amp;a[i].mau_so);</w:t>
      </w:r>
    </w:p>
    <w:p w:rsidR="00000000" w:rsidDel="00000000" w:rsidP="00000000" w:rsidRDefault="00000000" w:rsidRPr="00000000" w14:paraId="00000840">
      <w:pPr>
        <w:pageBreakBefore w:val="0"/>
        <w:rPr/>
      </w:pPr>
      <w:r w:rsidDel="00000000" w:rsidR="00000000" w:rsidRPr="00000000">
        <w:rPr>
          <w:rtl w:val="0"/>
        </w:rPr>
        <w:t xml:space="preserve">    }</w:t>
      </w:r>
    </w:p>
    <w:p w:rsidR="00000000" w:rsidDel="00000000" w:rsidP="00000000" w:rsidRDefault="00000000" w:rsidRPr="00000000" w14:paraId="00000841">
      <w:pPr>
        <w:pageBreakBefore w:val="0"/>
        <w:rPr/>
      </w:pPr>
      <w:r w:rsidDel="00000000" w:rsidR="00000000" w:rsidRPr="00000000">
        <w:rPr>
          <w:rtl w:val="0"/>
        </w:rPr>
        <w:t xml:space="preserve">}</w:t>
      </w:r>
    </w:p>
    <w:p w:rsidR="00000000" w:rsidDel="00000000" w:rsidP="00000000" w:rsidRDefault="00000000" w:rsidRPr="00000000" w14:paraId="00000842">
      <w:pPr>
        <w:pageBreakBefore w:val="0"/>
        <w:rPr/>
      </w:pPr>
      <w:r w:rsidDel="00000000" w:rsidR="00000000" w:rsidRPr="00000000">
        <w:rPr>
          <w:rtl w:val="0"/>
        </w:rPr>
        <w:t xml:space="preserve">/*---Ham tinh thuong cua 2 hon so---*/</w:t>
      </w:r>
    </w:p>
    <w:p w:rsidR="00000000" w:rsidDel="00000000" w:rsidP="00000000" w:rsidRDefault="00000000" w:rsidRPr="00000000" w14:paraId="00000843">
      <w:pPr>
        <w:pageBreakBefore w:val="0"/>
        <w:rPr/>
      </w:pPr>
      <w:r w:rsidDel="00000000" w:rsidR="00000000" w:rsidRPr="00000000">
        <w:rPr>
          <w:rtl w:val="0"/>
        </w:rPr>
        <w:t xml:space="preserve">void thuong(hon_so x1, hon_so x2){</w:t>
      </w:r>
    </w:p>
    <w:p w:rsidR="00000000" w:rsidDel="00000000" w:rsidP="00000000" w:rsidRDefault="00000000" w:rsidRPr="00000000" w14:paraId="00000844">
      <w:pPr>
        <w:pageBreakBefore w:val="0"/>
        <w:rPr/>
      </w:pPr>
      <w:r w:rsidDel="00000000" w:rsidR="00000000" w:rsidRPr="00000000">
        <w:rPr>
          <w:rtl w:val="0"/>
        </w:rPr>
        <w:t xml:space="preserve">    hon_so a;</w:t>
      </w:r>
    </w:p>
    <w:p w:rsidR="00000000" w:rsidDel="00000000" w:rsidP="00000000" w:rsidRDefault="00000000" w:rsidRPr="00000000" w14:paraId="00000845">
      <w:pPr>
        <w:pageBreakBefore w:val="0"/>
        <w:rPr/>
      </w:pPr>
      <w:r w:rsidDel="00000000" w:rsidR="00000000" w:rsidRPr="00000000">
        <w:rPr>
          <w:rtl w:val="0"/>
        </w:rPr>
        <w:t xml:space="preserve">    if(x2.tu_so == 0){</w:t>
      </w:r>
    </w:p>
    <w:p w:rsidR="00000000" w:rsidDel="00000000" w:rsidP="00000000" w:rsidRDefault="00000000" w:rsidRPr="00000000" w14:paraId="00000846">
      <w:pPr>
        <w:pageBreakBefore w:val="0"/>
        <w:rPr/>
      </w:pPr>
      <w:r w:rsidDel="00000000" w:rsidR="00000000" w:rsidRPr="00000000">
        <w:rPr>
          <w:rtl w:val="0"/>
        </w:rPr>
        <w:t xml:space="preserve">        printf("Invalid\n");</w:t>
      </w:r>
    </w:p>
    <w:p w:rsidR="00000000" w:rsidDel="00000000" w:rsidP="00000000" w:rsidRDefault="00000000" w:rsidRPr="00000000" w14:paraId="00000847">
      <w:pPr>
        <w:pageBreakBefore w:val="0"/>
        <w:rPr/>
      </w:pPr>
      <w:r w:rsidDel="00000000" w:rsidR="00000000" w:rsidRPr="00000000">
        <w:rPr>
          <w:rtl w:val="0"/>
        </w:rPr>
        <w:t xml:space="preserve">        return ;</w:t>
      </w:r>
    </w:p>
    <w:p w:rsidR="00000000" w:rsidDel="00000000" w:rsidP="00000000" w:rsidRDefault="00000000" w:rsidRPr="00000000" w14:paraId="00000848">
      <w:pPr>
        <w:pageBreakBefore w:val="0"/>
        <w:rPr/>
      </w:pPr>
      <w:r w:rsidDel="00000000" w:rsidR="00000000" w:rsidRPr="00000000">
        <w:rPr>
          <w:rtl w:val="0"/>
        </w:rPr>
        <w:t xml:space="preserve">    }</w:t>
      </w:r>
    </w:p>
    <w:p w:rsidR="00000000" w:rsidDel="00000000" w:rsidP="00000000" w:rsidRDefault="00000000" w:rsidRPr="00000000" w14:paraId="00000849">
      <w:pPr>
        <w:pageBreakBefore w:val="0"/>
        <w:rPr/>
      </w:pPr>
      <w:r w:rsidDel="00000000" w:rsidR="00000000" w:rsidRPr="00000000">
        <w:rPr>
          <w:rtl w:val="0"/>
        </w:rPr>
        <w:t xml:space="preserve">    a.phan_nguyen = ((x1.phan_nguyen*x1.mau_so + x1.tu_so) * x2.mau_so) / (x1.mau_so*(x2.phan_nguyen*x2.mau_so + x2.tu_so));</w:t>
      </w:r>
    </w:p>
    <w:p w:rsidR="00000000" w:rsidDel="00000000" w:rsidP="00000000" w:rsidRDefault="00000000" w:rsidRPr="00000000" w14:paraId="0000084A">
      <w:pPr>
        <w:pageBreakBefore w:val="0"/>
        <w:rPr/>
      </w:pPr>
      <w:r w:rsidDel="00000000" w:rsidR="00000000" w:rsidRPr="00000000">
        <w:rPr>
          <w:rtl w:val="0"/>
        </w:rPr>
        <w:t xml:space="preserve">    a.mau_so = x1.mau_so*(x2.phan_nguyen*x2.mau_so + x2.tu_so);</w:t>
      </w:r>
    </w:p>
    <w:p w:rsidR="00000000" w:rsidDel="00000000" w:rsidP="00000000" w:rsidRDefault="00000000" w:rsidRPr="00000000" w14:paraId="0000084B">
      <w:pPr>
        <w:pageBreakBefore w:val="0"/>
        <w:rPr/>
      </w:pPr>
      <w:r w:rsidDel="00000000" w:rsidR="00000000" w:rsidRPr="00000000">
        <w:rPr>
          <w:rtl w:val="0"/>
        </w:rPr>
        <w:t xml:space="preserve">    a.tu_so = ((x1.phan_nguyen*x1.mau_so + x1.tu_so) * x2.mau_so) - (a.phan_nguyen * a.mau_so);</w:t>
      </w:r>
    </w:p>
    <w:p w:rsidR="00000000" w:rsidDel="00000000" w:rsidP="00000000" w:rsidRDefault="00000000" w:rsidRPr="00000000" w14:paraId="0000084C">
      <w:pPr>
        <w:pageBreakBefore w:val="0"/>
        <w:rPr/>
      </w:pPr>
      <w:r w:rsidDel="00000000" w:rsidR="00000000" w:rsidRPr="00000000">
        <w:rPr>
          <w:rtl w:val="0"/>
        </w:rPr>
        <w:t xml:space="preserve">    printf("%d %d/%d", a.phan_nguyen, a.tu_so, a.mau_so);</w:t>
      </w:r>
    </w:p>
    <w:p w:rsidR="00000000" w:rsidDel="00000000" w:rsidP="00000000" w:rsidRDefault="00000000" w:rsidRPr="00000000" w14:paraId="0000084D">
      <w:pPr>
        <w:pageBreakBefore w:val="0"/>
        <w:rPr/>
      </w:pPr>
      <w:r w:rsidDel="00000000" w:rsidR="00000000" w:rsidRPr="00000000">
        <w:rPr>
          <w:rtl w:val="0"/>
        </w:rPr>
        <w:t xml:space="preserve">}</w:t>
      </w:r>
    </w:p>
    <w:p w:rsidR="00000000" w:rsidDel="00000000" w:rsidP="00000000" w:rsidRDefault="00000000" w:rsidRPr="00000000" w14:paraId="0000084E">
      <w:pPr>
        <w:pageBreakBefore w:val="0"/>
        <w:rPr/>
      </w:pPr>
      <w:r w:rsidDel="00000000" w:rsidR="00000000" w:rsidRPr="00000000">
        <w:rPr>
          <w:rtl w:val="0"/>
        </w:rPr>
        <w:t xml:space="preserve">void so2(char*k,int n)</w:t>
      </w:r>
    </w:p>
    <w:p w:rsidR="00000000" w:rsidDel="00000000" w:rsidP="00000000" w:rsidRDefault="00000000" w:rsidRPr="00000000" w14:paraId="0000084F">
      <w:pPr>
        <w:pageBreakBefore w:val="0"/>
        <w:rPr/>
      </w:pPr>
      <w:r w:rsidDel="00000000" w:rsidR="00000000" w:rsidRPr="00000000">
        <w:rPr>
          <w:rtl w:val="0"/>
        </w:rPr>
        <w:t xml:space="preserve">{</w:t>
      </w:r>
    </w:p>
    <w:p w:rsidR="00000000" w:rsidDel="00000000" w:rsidP="00000000" w:rsidRDefault="00000000" w:rsidRPr="00000000" w14:paraId="00000850">
      <w:pPr>
        <w:pageBreakBefore w:val="0"/>
        <w:rPr/>
      </w:pPr>
      <w:r w:rsidDel="00000000" w:rsidR="00000000" w:rsidRPr="00000000">
        <w:rPr>
          <w:rtl w:val="0"/>
        </w:rPr>
        <w:tab/>
        <w:t xml:space="preserve">int i,j,q;</w:t>
      </w:r>
    </w:p>
    <w:p w:rsidR="00000000" w:rsidDel="00000000" w:rsidP="00000000" w:rsidRDefault="00000000" w:rsidRPr="00000000" w14:paraId="00000851">
      <w:pPr>
        <w:pageBreakBefore w:val="0"/>
        <w:rPr/>
      </w:pPr>
      <w:r w:rsidDel="00000000" w:rsidR="00000000" w:rsidRPr="00000000">
        <w:rPr>
          <w:rtl w:val="0"/>
        </w:rPr>
        <w:tab/>
        <w:tab/>
        <w:t xml:space="preserve">if(k[0]=='X')</w:t>
      </w:r>
    </w:p>
    <w:p w:rsidR="00000000" w:rsidDel="00000000" w:rsidP="00000000" w:rsidRDefault="00000000" w:rsidRPr="00000000" w14:paraId="00000852">
      <w:pPr>
        <w:pageBreakBefore w:val="0"/>
        <w:rPr/>
      </w:pPr>
      <w:r w:rsidDel="00000000" w:rsidR="00000000" w:rsidRPr="00000000">
        <w:rPr>
          <w:rtl w:val="0"/>
        </w:rPr>
        <w:tab/>
        <w:t xml:space="preserve">{</w:t>
      </w:r>
    </w:p>
    <w:p w:rsidR="00000000" w:rsidDel="00000000" w:rsidP="00000000" w:rsidRDefault="00000000" w:rsidRPr="00000000" w14:paraId="00000853">
      <w:pPr>
        <w:pageBreakBefore w:val="0"/>
        <w:rPr/>
      </w:pPr>
      <w:r w:rsidDel="00000000" w:rsidR="00000000" w:rsidRPr="00000000">
        <w:rPr>
          <w:rtl w:val="0"/>
        </w:rPr>
        <w:tab/>
        <w:tab/>
        <w:t xml:space="preserve">for(i=1;i&lt;=n;i++)</w:t>
      </w:r>
    </w:p>
    <w:p w:rsidR="00000000" w:rsidDel="00000000" w:rsidP="00000000" w:rsidRDefault="00000000" w:rsidRPr="00000000" w14:paraId="00000854">
      <w:pPr>
        <w:pageBreakBefore w:val="0"/>
        <w:rPr/>
      </w:pPr>
      <w:r w:rsidDel="00000000" w:rsidR="00000000" w:rsidRPr="00000000">
        <w:rPr>
          <w:rtl w:val="0"/>
        </w:rPr>
        <w:tab/>
        <w:t xml:space="preserve">   {</w:t>
      </w:r>
    </w:p>
    <w:p w:rsidR="00000000" w:rsidDel="00000000" w:rsidP="00000000" w:rsidRDefault="00000000" w:rsidRPr="00000000" w14:paraId="00000855">
      <w:pPr>
        <w:pageBreakBefore w:val="0"/>
        <w:rPr/>
      </w:pPr>
      <w:r w:rsidDel="00000000" w:rsidR="00000000" w:rsidRPr="00000000">
        <w:rPr>
          <w:rtl w:val="0"/>
        </w:rPr>
        <w:tab/>
        <w:t xml:space="preserve">    printf("\n");</w:t>
      </w:r>
    </w:p>
    <w:p w:rsidR="00000000" w:rsidDel="00000000" w:rsidP="00000000" w:rsidRDefault="00000000" w:rsidRPr="00000000" w14:paraId="00000856">
      <w:pPr>
        <w:pageBreakBefore w:val="0"/>
        <w:rPr/>
      </w:pPr>
      <w:r w:rsidDel="00000000" w:rsidR="00000000" w:rsidRPr="00000000">
        <w:rPr>
          <w:rtl w:val="0"/>
        </w:rPr>
        <w:tab/>
        <w:t xml:space="preserve">    for (j=1;j&lt;=n-i;j++) printf("   ");</w:t>
      </w:r>
    </w:p>
    <w:p w:rsidR="00000000" w:rsidDel="00000000" w:rsidP="00000000" w:rsidRDefault="00000000" w:rsidRPr="00000000" w14:paraId="00000857">
      <w:pPr>
        <w:pageBreakBefore w:val="0"/>
        <w:rPr/>
      </w:pPr>
      <w:r w:rsidDel="00000000" w:rsidR="00000000" w:rsidRPr="00000000">
        <w:rPr>
          <w:rtl w:val="0"/>
        </w:rPr>
        <w:tab/>
        <w:t xml:space="preserve">    for (j=1;j&lt;=i;j++) printf(" * ");</w:t>
      </w:r>
    </w:p>
    <w:p w:rsidR="00000000" w:rsidDel="00000000" w:rsidP="00000000" w:rsidRDefault="00000000" w:rsidRPr="00000000" w14:paraId="00000858">
      <w:pPr>
        <w:pageBreakBefore w:val="0"/>
        <w:rPr/>
      </w:pPr>
      <w:r w:rsidDel="00000000" w:rsidR="00000000" w:rsidRPr="00000000">
        <w:rPr>
          <w:rtl w:val="0"/>
        </w:rPr>
        <w:tab/>
        <w:t xml:space="preserve">    for(j=i-1; j&gt;=1;j--) printf(" * ");</w:t>
      </w:r>
    </w:p>
    <w:p w:rsidR="00000000" w:rsidDel="00000000" w:rsidP="00000000" w:rsidRDefault="00000000" w:rsidRPr="00000000" w14:paraId="00000859">
      <w:pPr>
        <w:pageBreakBefore w:val="0"/>
        <w:rPr/>
      </w:pPr>
      <w:r w:rsidDel="00000000" w:rsidR="00000000" w:rsidRPr="00000000">
        <w:rPr>
          <w:rtl w:val="0"/>
        </w:rPr>
        <w:tab/>
        <w:t xml:space="preserve">   }</w:t>
      </w:r>
    </w:p>
    <w:p w:rsidR="00000000" w:rsidDel="00000000" w:rsidP="00000000" w:rsidRDefault="00000000" w:rsidRPr="00000000" w14:paraId="0000085A">
      <w:pPr>
        <w:pageBreakBefore w:val="0"/>
        <w:rPr/>
      </w:pPr>
      <w:r w:rsidDel="00000000" w:rsidR="00000000" w:rsidRPr="00000000">
        <w:rPr>
          <w:rtl w:val="0"/>
        </w:rPr>
        <w:tab/>
        <w:t xml:space="preserve">}</w:t>
      </w:r>
    </w:p>
    <w:p w:rsidR="00000000" w:rsidDel="00000000" w:rsidP="00000000" w:rsidRDefault="00000000" w:rsidRPr="00000000" w14:paraId="0000085B">
      <w:pPr>
        <w:pageBreakBefore w:val="0"/>
        <w:rPr/>
      </w:pPr>
      <w:r w:rsidDel="00000000" w:rsidR="00000000" w:rsidRPr="00000000">
        <w:rPr>
          <w:rtl w:val="0"/>
        </w:rPr>
        <w:tab/>
        <w:t xml:space="preserve">if(k[0]=='N')</w:t>
      </w:r>
    </w:p>
    <w:p w:rsidR="00000000" w:rsidDel="00000000" w:rsidP="00000000" w:rsidRDefault="00000000" w:rsidRPr="00000000" w14:paraId="0000085C">
      <w:pPr>
        <w:pageBreakBefore w:val="0"/>
        <w:rPr/>
      </w:pPr>
      <w:r w:rsidDel="00000000" w:rsidR="00000000" w:rsidRPr="00000000">
        <w:rPr>
          <w:rtl w:val="0"/>
        </w:rPr>
        <w:tab/>
        <w:t xml:space="preserve">{</w:t>
      </w:r>
    </w:p>
    <w:p w:rsidR="00000000" w:rsidDel="00000000" w:rsidP="00000000" w:rsidRDefault="00000000" w:rsidRPr="00000000" w14:paraId="0000085D">
      <w:pPr>
        <w:pageBreakBefore w:val="0"/>
        <w:rPr/>
      </w:pPr>
      <w:r w:rsidDel="00000000" w:rsidR="00000000" w:rsidRPr="00000000">
        <w:rPr>
          <w:rtl w:val="0"/>
        </w:rPr>
        <w:tab/>
        <w:tab/>
        <w:t xml:space="preserve">for(i=1;i&lt;=n;i++)</w:t>
      </w:r>
    </w:p>
    <w:p w:rsidR="00000000" w:rsidDel="00000000" w:rsidP="00000000" w:rsidRDefault="00000000" w:rsidRPr="00000000" w14:paraId="0000085E">
      <w:pPr>
        <w:pageBreakBefore w:val="0"/>
        <w:rPr/>
      </w:pPr>
      <w:r w:rsidDel="00000000" w:rsidR="00000000" w:rsidRPr="00000000">
        <w:rPr>
          <w:rtl w:val="0"/>
        </w:rPr>
        <w:tab/>
        <w:t xml:space="preserve">   {</w:t>
      </w:r>
    </w:p>
    <w:p w:rsidR="00000000" w:rsidDel="00000000" w:rsidP="00000000" w:rsidRDefault="00000000" w:rsidRPr="00000000" w14:paraId="0000085F">
      <w:pPr>
        <w:pageBreakBefore w:val="0"/>
        <w:rPr/>
      </w:pPr>
      <w:r w:rsidDel="00000000" w:rsidR="00000000" w:rsidRPr="00000000">
        <w:rPr>
          <w:rtl w:val="0"/>
        </w:rPr>
        <w:tab/>
        <w:t xml:space="preserve">    printf("\n");</w:t>
      </w:r>
    </w:p>
    <w:p w:rsidR="00000000" w:rsidDel="00000000" w:rsidP="00000000" w:rsidRDefault="00000000" w:rsidRPr="00000000" w14:paraId="00000860">
      <w:pPr>
        <w:pageBreakBefore w:val="0"/>
        <w:rPr/>
      </w:pPr>
      <w:r w:rsidDel="00000000" w:rsidR="00000000" w:rsidRPr="00000000">
        <w:rPr>
          <w:rtl w:val="0"/>
        </w:rPr>
        <w:tab/>
        <w:t xml:space="preserve">    for(q=2;q&lt;=i;q++)</w:t>
      </w:r>
    </w:p>
    <w:p w:rsidR="00000000" w:rsidDel="00000000" w:rsidP="00000000" w:rsidRDefault="00000000" w:rsidRPr="00000000" w14:paraId="00000861">
      <w:pPr>
        <w:pageBreakBefore w:val="0"/>
        <w:rPr/>
      </w:pPr>
      <w:r w:rsidDel="00000000" w:rsidR="00000000" w:rsidRPr="00000000">
        <w:rPr>
          <w:rtl w:val="0"/>
        </w:rPr>
        <w:tab/>
        <w:tab/>
        <w:t xml:space="preserve">{</w:t>
      </w:r>
    </w:p>
    <w:p w:rsidR="00000000" w:rsidDel="00000000" w:rsidP="00000000" w:rsidRDefault="00000000" w:rsidRPr="00000000" w14:paraId="00000862">
      <w:pPr>
        <w:pageBreakBefore w:val="0"/>
        <w:rPr/>
      </w:pPr>
      <w:r w:rsidDel="00000000" w:rsidR="00000000" w:rsidRPr="00000000">
        <w:rPr>
          <w:rtl w:val="0"/>
        </w:rPr>
        <w:tab/>
        <w:t xml:space="preserve">    printf("   ");</w:t>
      </w:r>
    </w:p>
    <w:p w:rsidR="00000000" w:rsidDel="00000000" w:rsidP="00000000" w:rsidRDefault="00000000" w:rsidRPr="00000000" w14:paraId="00000863">
      <w:pPr>
        <w:pageBreakBefore w:val="0"/>
        <w:rPr/>
      </w:pPr>
      <w:r w:rsidDel="00000000" w:rsidR="00000000" w:rsidRPr="00000000">
        <w:rPr>
          <w:rtl w:val="0"/>
        </w:rPr>
        <w:tab/>
        <w:tab/>
        <w:t xml:space="preserve">} </w:t>
      </w:r>
    </w:p>
    <w:p w:rsidR="00000000" w:rsidDel="00000000" w:rsidP="00000000" w:rsidRDefault="00000000" w:rsidRPr="00000000" w14:paraId="00000864">
      <w:pPr>
        <w:pageBreakBefore w:val="0"/>
        <w:rPr/>
      </w:pPr>
      <w:r w:rsidDel="00000000" w:rsidR="00000000" w:rsidRPr="00000000">
        <w:rPr>
          <w:rtl w:val="0"/>
        </w:rPr>
        <w:tab/>
        <w:t xml:space="preserve">   for (j=1;j&lt;=n-i+1;j++) printf(" * ");</w:t>
      </w:r>
    </w:p>
    <w:p w:rsidR="00000000" w:rsidDel="00000000" w:rsidP="00000000" w:rsidRDefault="00000000" w:rsidRPr="00000000" w14:paraId="00000865">
      <w:pPr>
        <w:pageBreakBefore w:val="0"/>
        <w:rPr/>
      </w:pPr>
      <w:r w:rsidDel="00000000" w:rsidR="00000000" w:rsidRPr="00000000">
        <w:rPr>
          <w:rtl w:val="0"/>
        </w:rPr>
        <w:tab/>
        <w:t xml:space="preserve">   for (j=1;j&lt;=n-i;j++) printf(" * ");</w:t>
      </w:r>
    </w:p>
    <w:p w:rsidR="00000000" w:rsidDel="00000000" w:rsidP="00000000" w:rsidRDefault="00000000" w:rsidRPr="00000000" w14:paraId="00000866">
      <w:pPr>
        <w:pageBreakBefore w:val="0"/>
        <w:rPr/>
      </w:pPr>
      <w:r w:rsidDel="00000000" w:rsidR="00000000" w:rsidRPr="00000000">
        <w:rPr>
          <w:rtl w:val="0"/>
        </w:rPr>
        <w:tab/>
        <w:t xml:space="preserve">   }</w:t>
      </w:r>
    </w:p>
    <w:p w:rsidR="00000000" w:rsidDel="00000000" w:rsidP="00000000" w:rsidRDefault="00000000" w:rsidRPr="00000000" w14:paraId="00000867">
      <w:pPr>
        <w:pageBreakBefore w:val="0"/>
        <w:rPr/>
      </w:pPr>
      <w:r w:rsidDel="00000000" w:rsidR="00000000" w:rsidRPr="00000000">
        <w:rPr>
          <w:rtl w:val="0"/>
        </w:rPr>
        <w:t xml:space="preserve">    }</w:t>
      </w:r>
    </w:p>
    <w:p w:rsidR="00000000" w:rsidDel="00000000" w:rsidP="00000000" w:rsidRDefault="00000000" w:rsidRPr="00000000" w14:paraId="00000868">
      <w:pPr>
        <w:pageBreakBefore w:val="0"/>
        <w:rPr/>
      </w:pPr>
      <w:r w:rsidDel="00000000" w:rsidR="00000000" w:rsidRPr="00000000">
        <w:rPr>
          <w:rtl w:val="0"/>
        </w:rPr>
        <w:t xml:space="preserve">}</w:t>
      </w:r>
    </w:p>
    <w:p w:rsidR="00000000" w:rsidDel="00000000" w:rsidP="00000000" w:rsidRDefault="00000000" w:rsidRPr="00000000" w14:paraId="00000869">
      <w:pPr>
        <w:pageBreakBefore w:val="0"/>
        <w:rPr/>
      </w:pPr>
      <w:r w:rsidDel="00000000" w:rsidR="00000000" w:rsidRPr="00000000">
        <w:rPr>
          <w:rtl w:val="0"/>
        </w:rPr>
      </w:r>
    </w:p>
    <w:p w:rsidR="00000000" w:rsidDel="00000000" w:rsidP="00000000" w:rsidRDefault="00000000" w:rsidRPr="00000000" w14:paraId="0000086A">
      <w:pPr>
        <w:pageBreakBefore w:val="0"/>
        <w:rPr/>
      </w:pPr>
      <w:r w:rsidDel="00000000" w:rsidR="00000000" w:rsidRPr="00000000">
        <w:rPr>
          <w:rtl w:val="0"/>
        </w:rPr>
        <w:t xml:space="preserve">int main()</w:t>
      </w:r>
    </w:p>
    <w:p w:rsidR="00000000" w:rsidDel="00000000" w:rsidP="00000000" w:rsidRDefault="00000000" w:rsidRPr="00000000" w14:paraId="0000086B">
      <w:pPr>
        <w:pageBreakBefore w:val="0"/>
        <w:rPr/>
      </w:pPr>
      <w:r w:rsidDel="00000000" w:rsidR="00000000" w:rsidRPr="00000000">
        <w:rPr>
          <w:rtl w:val="0"/>
        </w:rPr>
        <w:t xml:space="preserve">{</w:t>
      </w:r>
    </w:p>
    <w:p w:rsidR="00000000" w:rsidDel="00000000" w:rsidP="00000000" w:rsidRDefault="00000000" w:rsidRPr="00000000" w14:paraId="0000086C">
      <w:pPr>
        <w:pageBreakBefore w:val="0"/>
        <w:rPr/>
      </w:pPr>
      <w:r w:rsidDel="00000000" w:rsidR="00000000" w:rsidRPr="00000000">
        <w:rPr>
          <w:rtl w:val="0"/>
        </w:rPr>
        <w:tab/>
        <w:t xml:space="preserve">hon_so hs[2];</w:t>
      </w:r>
    </w:p>
    <w:p w:rsidR="00000000" w:rsidDel="00000000" w:rsidP="00000000" w:rsidRDefault="00000000" w:rsidRPr="00000000" w14:paraId="0000086D">
      <w:pPr>
        <w:pageBreakBefore w:val="0"/>
        <w:rPr/>
      </w:pPr>
      <w:r w:rsidDel="00000000" w:rsidR="00000000" w:rsidRPr="00000000">
        <w:rPr>
          <w:rtl w:val="0"/>
        </w:rPr>
        <w:tab/>
        <w:t xml:space="preserve">int m,n;</w:t>
      </w:r>
    </w:p>
    <w:p w:rsidR="00000000" w:rsidDel="00000000" w:rsidP="00000000" w:rsidRDefault="00000000" w:rsidRPr="00000000" w14:paraId="0000086E">
      <w:pPr>
        <w:pageBreakBefore w:val="0"/>
        <w:rPr/>
      </w:pPr>
      <w:r w:rsidDel="00000000" w:rsidR="00000000" w:rsidRPr="00000000">
        <w:rPr>
          <w:rtl w:val="0"/>
        </w:rPr>
        <w:tab/>
        <w:t xml:space="preserve">char k[2];</w:t>
      </w:r>
    </w:p>
    <w:p w:rsidR="00000000" w:rsidDel="00000000" w:rsidP="00000000" w:rsidRDefault="00000000" w:rsidRPr="00000000" w14:paraId="0000086F">
      <w:pPr>
        <w:pageBreakBefore w:val="0"/>
        <w:rPr/>
      </w:pPr>
      <w:r w:rsidDel="00000000" w:rsidR="00000000" w:rsidRPr="00000000">
        <w:rPr>
          <w:rtl w:val="0"/>
        </w:rPr>
        <w:tab/>
        <w:t xml:space="preserve">while(m!=5)</w:t>
      </w:r>
    </w:p>
    <w:p w:rsidR="00000000" w:rsidDel="00000000" w:rsidP="00000000" w:rsidRDefault="00000000" w:rsidRPr="00000000" w14:paraId="00000870">
      <w:pPr>
        <w:pageBreakBefore w:val="0"/>
        <w:rPr/>
      </w:pPr>
      <w:r w:rsidDel="00000000" w:rsidR="00000000" w:rsidRPr="00000000">
        <w:rPr>
          <w:rtl w:val="0"/>
        </w:rPr>
        <w:tab/>
        <w:t xml:space="preserve">{</w:t>
      </w:r>
    </w:p>
    <w:p w:rsidR="00000000" w:rsidDel="00000000" w:rsidP="00000000" w:rsidRDefault="00000000" w:rsidRPr="00000000" w14:paraId="00000871">
      <w:pPr>
        <w:pageBreakBefore w:val="0"/>
        <w:rPr/>
      </w:pPr>
      <w:r w:rsidDel="00000000" w:rsidR="00000000" w:rsidRPr="00000000">
        <w:rPr>
          <w:rtl w:val="0"/>
        </w:rPr>
        <w:tab/>
        <w:tab/>
        <w:t xml:space="preserve">printf("\nMenu\n1.Kiem tra ma tran don vi\n2.Tam giac xuoi nguoc\n3.Chuyen so dien thoai\n4.Phan so\n5.Thoat\n");</w:t>
      </w:r>
    </w:p>
    <w:p w:rsidR="00000000" w:rsidDel="00000000" w:rsidP="00000000" w:rsidRDefault="00000000" w:rsidRPr="00000000" w14:paraId="00000872">
      <w:pPr>
        <w:pageBreakBefore w:val="0"/>
        <w:rPr/>
      </w:pPr>
      <w:r w:rsidDel="00000000" w:rsidR="00000000" w:rsidRPr="00000000">
        <w:rPr>
          <w:rtl w:val="0"/>
        </w:rPr>
        <w:tab/>
        <w:tab/>
        <w:t xml:space="preserve">scanf("%d",&amp;m);</w:t>
      </w:r>
    </w:p>
    <w:p w:rsidR="00000000" w:rsidDel="00000000" w:rsidP="00000000" w:rsidRDefault="00000000" w:rsidRPr="00000000" w14:paraId="00000873">
      <w:pPr>
        <w:pageBreakBefore w:val="0"/>
        <w:rPr/>
      </w:pPr>
      <w:r w:rsidDel="00000000" w:rsidR="00000000" w:rsidRPr="00000000">
        <w:rPr>
          <w:rtl w:val="0"/>
        </w:rPr>
        <w:tab/>
        <w:tab/>
        <w:t xml:space="preserve">switch(m)</w:t>
      </w:r>
    </w:p>
    <w:p w:rsidR="00000000" w:rsidDel="00000000" w:rsidP="00000000" w:rsidRDefault="00000000" w:rsidRPr="00000000" w14:paraId="00000874">
      <w:pPr>
        <w:pageBreakBefore w:val="0"/>
        <w:rPr/>
      </w:pPr>
      <w:r w:rsidDel="00000000" w:rsidR="00000000" w:rsidRPr="00000000">
        <w:rPr>
          <w:rtl w:val="0"/>
        </w:rPr>
        <w:tab/>
        <w:tab/>
        <w:t xml:space="preserve">{</w:t>
      </w:r>
    </w:p>
    <w:p w:rsidR="00000000" w:rsidDel="00000000" w:rsidP="00000000" w:rsidRDefault="00000000" w:rsidRPr="00000000" w14:paraId="00000875">
      <w:pPr>
        <w:pageBreakBefore w:val="0"/>
        <w:rPr/>
      </w:pPr>
      <w:r w:rsidDel="00000000" w:rsidR="00000000" w:rsidRPr="00000000">
        <w:rPr>
          <w:rtl w:val="0"/>
        </w:rPr>
        <w:tab/>
        <w:tab/>
        <w:tab/>
        <w:t xml:space="preserve">case 1 :</w:t>
      </w:r>
    </w:p>
    <w:p w:rsidR="00000000" w:rsidDel="00000000" w:rsidP="00000000" w:rsidRDefault="00000000" w:rsidRPr="00000000" w14:paraId="00000876">
      <w:pPr>
        <w:pageBreakBefore w:val="0"/>
        <w:rPr/>
      </w:pPr>
      <w:r w:rsidDel="00000000" w:rsidR="00000000" w:rsidRPr="00000000">
        <w:rPr>
          <w:rtl w:val="0"/>
        </w:rPr>
        <w:tab/>
        <w:tab/>
        <w:tab/>
        <w:tab/>
        <w:t xml:space="preserve">printf("Nhap cap cua ma tran :___");</w:t>
      </w:r>
    </w:p>
    <w:p w:rsidR="00000000" w:rsidDel="00000000" w:rsidP="00000000" w:rsidRDefault="00000000" w:rsidRPr="00000000" w14:paraId="00000877">
      <w:pPr>
        <w:pageBreakBefore w:val="0"/>
        <w:rPr/>
      </w:pPr>
      <w:r w:rsidDel="00000000" w:rsidR="00000000" w:rsidRPr="00000000">
        <w:rPr>
          <w:rtl w:val="0"/>
        </w:rPr>
        <w:tab/>
        <w:tab/>
        <w:tab/>
        <w:tab/>
        <w:t xml:space="preserve">scanf("%d",&amp;n);</w:t>
      </w:r>
    </w:p>
    <w:p w:rsidR="00000000" w:rsidDel="00000000" w:rsidP="00000000" w:rsidRDefault="00000000" w:rsidRPr="00000000" w14:paraId="00000878">
      <w:pPr>
        <w:pageBreakBefore w:val="0"/>
        <w:rPr/>
      </w:pPr>
      <w:r w:rsidDel="00000000" w:rsidR="00000000" w:rsidRPr="00000000">
        <w:rPr>
          <w:rtl w:val="0"/>
        </w:rPr>
        <w:tab/>
        <w:tab/>
        <w:tab/>
        <w:tab/>
        <w:t xml:space="preserve">while(n&lt;0)</w:t>
      </w:r>
    </w:p>
    <w:p w:rsidR="00000000" w:rsidDel="00000000" w:rsidP="00000000" w:rsidRDefault="00000000" w:rsidRPr="00000000" w14:paraId="00000879">
      <w:pPr>
        <w:pageBreakBefore w:val="0"/>
        <w:rPr/>
      </w:pPr>
      <w:r w:rsidDel="00000000" w:rsidR="00000000" w:rsidRPr="00000000">
        <w:rPr>
          <w:rtl w:val="0"/>
        </w:rPr>
        <w:tab/>
        <w:t xml:space="preserve">            {</w:t>
      </w:r>
    </w:p>
    <w:p w:rsidR="00000000" w:rsidDel="00000000" w:rsidP="00000000" w:rsidRDefault="00000000" w:rsidRPr="00000000" w14:paraId="0000087A">
      <w:pPr>
        <w:pageBreakBefore w:val="0"/>
        <w:rPr/>
      </w:pPr>
      <w:r w:rsidDel="00000000" w:rsidR="00000000" w:rsidRPr="00000000">
        <w:rPr>
          <w:rtl w:val="0"/>
        </w:rPr>
        <w:tab/>
        <w:t xml:space="preserve">            printf("Moi nhap lai cap cua ma tran : \n");</w:t>
      </w:r>
    </w:p>
    <w:p w:rsidR="00000000" w:rsidDel="00000000" w:rsidP="00000000" w:rsidRDefault="00000000" w:rsidRPr="00000000" w14:paraId="0000087B">
      <w:pPr>
        <w:pageBreakBefore w:val="0"/>
        <w:rPr/>
      </w:pPr>
      <w:r w:rsidDel="00000000" w:rsidR="00000000" w:rsidRPr="00000000">
        <w:rPr>
          <w:rtl w:val="0"/>
        </w:rPr>
        <w:tab/>
        <w:t xml:space="preserve">            scanf("%d",&amp;n);</w:t>
      </w:r>
    </w:p>
    <w:p w:rsidR="00000000" w:rsidDel="00000000" w:rsidP="00000000" w:rsidRDefault="00000000" w:rsidRPr="00000000" w14:paraId="0000087C">
      <w:pPr>
        <w:pageBreakBefore w:val="0"/>
        <w:rPr/>
      </w:pPr>
      <w:r w:rsidDel="00000000" w:rsidR="00000000" w:rsidRPr="00000000">
        <w:rPr>
          <w:rtl w:val="0"/>
        </w:rPr>
        <w:tab/>
        <w:t xml:space="preserve">            }</w:t>
      </w:r>
    </w:p>
    <w:p w:rsidR="00000000" w:rsidDel="00000000" w:rsidP="00000000" w:rsidRDefault="00000000" w:rsidRPr="00000000" w14:paraId="0000087D">
      <w:pPr>
        <w:pageBreakBefore w:val="0"/>
        <w:rPr/>
      </w:pPr>
      <w:r w:rsidDel="00000000" w:rsidR="00000000" w:rsidRPr="00000000">
        <w:rPr>
          <w:rtl w:val="0"/>
        </w:rPr>
        <w:tab/>
        <w:tab/>
        <w:tab/>
        <w:tab/>
        <w:t xml:space="preserve">so1(n);</w:t>
      </w:r>
    </w:p>
    <w:p w:rsidR="00000000" w:rsidDel="00000000" w:rsidP="00000000" w:rsidRDefault="00000000" w:rsidRPr="00000000" w14:paraId="0000087E">
      <w:pPr>
        <w:pageBreakBefore w:val="0"/>
        <w:rPr/>
      </w:pPr>
      <w:r w:rsidDel="00000000" w:rsidR="00000000" w:rsidRPr="00000000">
        <w:rPr>
          <w:rtl w:val="0"/>
        </w:rPr>
        <w:tab/>
        <w:tab/>
        <w:tab/>
        <w:tab/>
        <w:t xml:space="preserve">break;</w:t>
      </w:r>
    </w:p>
    <w:p w:rsidR="00000000" w:rsidDel="00000000" w:rsidP="00000000" w:rsidRDefault="00000000" w:rsidRPr="00000000" w14:paraId="0000087F">
      <w:pPr>
        <w:pageBreakBefore w:val="0"/>
        <w:rPr/>
      </w:pPr>
      <w:r w:rsidDel="00000000" w:rsidR="00000000" w:rsidRPr="00000000">
        <w:rPr>
          <w:rtl w:val="0"/>
        </w:rPr>
        <w:tab/>
        <w:tab/>
        <w:tab/>
        <w:t xml:space="preserve">case 2 :</w:t>
      </w:r>
    </w:p>
    <w:p w:rsidR="00000000" w:rsidDel="00000000" w:rsidP="00000000" w:rsidRDefault="00000000" w:rsidRPr="00000000" w14:paraId="00000880">
      <w:pPr>
        <w:pageBreakBefore w:val="0"/>
        <w:rPr/>
      </w:pPr>
      <w:r w:rsidDel="00000000" w:rsidR="00000000" w:rsidRPr="00000000">
        <w:rPr>
          <w:rtl w:val="0"/>
        </w:rPr>
        <w:tab/>
        <w:tab/>
        <w:tab/>
        <w:tab/>
        <w:t xml:space="preserve">printf("Enter N =");</w:t>
      </w:r>
    </w:p>
    <w:p w:rsidR="00000000" w:rsidDel="00000000" w:rsidP="00000000" w:rsidRDefault="00000000" w:rsidRPr="00000000" w14:paraId="00000881">
      <w:pPr>
        <w:pageBreakBefore w:val="0"/>
        <w:rPr/>
      </w:pPr>
      <w:r w:rsidDel="00000000" w:rsidR="00000000" w:rsidRPr="00000000">
        <w:rPr>
          <w:rtl w:val="0"/>
        </w:rPr>
        <w:tab/>
        <w:t xml:space="preserve">            scanf("%d",&amp;n);</w:t>
      </w:r>
    </w:p>
    <w:p w:rsidR="00000000" w:rsidDel="00000000" w:rsidP="00000000" w:rsidRDefault="00000000" w:rsidRPr="00000000" w14:paraId="00000882">
      <w:pPr>
        <w:pageBreakBefore w:val="0"/>
        <w:rPr/>
      </w:pPr>
      <w:r w:rsidDel="00000000" w:rsidR="00000000" w:rsidRPr="00000000">
        <w:rPr>
          <w:rtl w:val="0"/>
        </w:rPr>
        <w:tab/>
        <w:t xml:space="preserve">            printf("Enter X or N :");</w:t>
      </w:r>
    </w:p>
    <w:p w:rsidR="00000000" w:rsidDel="00000000" w:rsidP="00000000" w:rsidRDefault="00000000" w:rsidRPr="00000000" w14:paraId="00000883">
      <w:pPr>
        <w:pageBreakBefore w:val="0"/>
        <w:rPr/>
      </w:pPr>
      <w:r w:rsidDel="00000000" w:rsidR="00000000" w:rsidRPr="00000000">
        <w:rPr>
          <w:rtl w:val="0"/>
        </w:rPr>
        <w:t xml:space="preserve">            </w:t>
        <w:tab/>
        <w:t xml:space="preserve">scanf("%s",&amp;k);</w:t>
      </w:r>
    </w:p>
    <w:p w:rsidR="00000000" w:rsidDel="00000000" w:rsidP="00000000" w:rsidRDefault="00000000" w:rsidRPr="00000000" w14:paraId="00000884">
      <w:pPr>
        <w:pageBreakBefore w:val="0"/>
        <w:rPr/>
      </w:pPr>
      <w:r w:rsidDel="00000000" w:rsidR="00000000" w:rsidRPr="00000000">
        <w:rPr>
          <w:rtl w:val="0"/>
        </w:rPr>
        <w:t xml:space="preserve">            </w:t>
        <w:tab/>
        <w:t xml:space="preserve">so2(k,n);</w:t>
      </w:r>
    </w:p>
    <w:p w:rsidR="00000000" w:rsidDel="00000000" w:rsidP="00000000" w:rsidRDefault="00000000" w:rsidRPr="00000000" w14:paraId="00000885">
      <w:pPr>
        <w:pageBreakBefore w:val="0"/>
        <w:rPr/>
      </w:pPr>
      <w:r w:rsidDel="00000000" w:rsidR="00000000" w:rsidRPr="00000000">
        <w:rPr>
          <w:rtl w:val="0"/>
        </w:rPr>
        <w:t xml:space="preserve">            </w:t>
        <w:tab/>
        <w:t xml:space="preserve">break;</w:t>
      </w:r>
    </w:p>
    <w:p w:rsidR="00000000" w:rsidDel="00000000" w:rsidP="00000000" w:rsidRDefault="00000000" w:rsidRPr="00000000" w14:paraId="00000886">
      <w:pPr>
        <w:pageBreakBefore w:val="0"/>
        <w:rPr/>
      </w:pPr>
      <w:r w:rsidDel="00000000" w:rsidR="00000000" w:rsidRPr="00000000">
        <w:rPr>
          <w:rtl w:val="0"/>
        </w:rPr>
        <w:t xml:space="preserve">            case 3: </w:t>
      </w:r>
    </w:p>
    <w:p w:rsidR="00000000" w:rsidDel="00000000" w:rsidP="00000000" w:rsidRDefault="00000000" w:rsidRPr="00000000" w14:paraId="00000887">
      <w:pPr>
        <w:pageBreakBefore w:val="0"/>
        <w:rPr/>
      </w:pPr>
      <w:r w:rsidDel="00000000" w:rsidR="00000000" w:rsidRPr="00000000">
        <w:rPr>
          <w:rtl w:val="0"/>
        </w:rPr>
        <w:t xml:space="preserve">                so3();</w:t>
      </w:r>
    </w:p>
    <w:p w:rsidR="00000000" w:rsidDel="00000000" w:rsidP="00000000" w:rsidRDefault="00000000" w:rsidRPr="00000000" w14:paraId="00000888">
      <w:pPr>
        <w:pageBreakBefore w:val="0"/>
        <w:rPr/>
      </w:pPr>
      <w:r w:rsidDel="00000000" w:rsidR="00000000" w:rsidRPr="00000000">
        <w:rPr>
          <w:rtl w:val="0"/>
        </w:rPr>
        <w:t xml:space="preserve">                break;</w:t>
      </w:r>
    </w:p>
    <w:p w:rsidR="00000000" w:rsidDel="00000000" w:rsidP="00000000" w:rsidRDefault="00000000" w:rsidRPr="00000000" w14:paraId="00000889">
      <w:pPr>
        <w:pageBreakBefore w:val="0"/>
        <w:rPr/>
      </w:pPr>
      <w:r w:rsidDel="00000000" w:rsidR="00000000" w:rsidRPr="00000000">
        <w:rPr>
          <w:rtl w:val="0"/>
        </w:rPr>
        <w:t xml:space="preserve">            case 4:</w:t>
      </w:r>
    </w:p>
    <w:p w:rsidR="00000000" w:rsidDel="00000000" w:rsidP="00000000" w:rsidRDefault="00000000" w:rsidRPr="00000000" w14:paraId="0000088A">
      <w:pPr>
        <w:pageBreakBefore w:val="0"/>
        <w:rPr/>
      </w:pPr>
      <w:r w:rsidDel="00000000" w:rsidR="00000000" w:rsidRPr="00000000">
        <w:rPr>
          <w:rtl w:val="0"/>
        </w:rPr>
        <w:t xml:space="preserve">                nhap_hon_so(hs, 2);</w:t>
      </w:r>
    </w:p>
    <w:p w:rsidR="00000000" w:rsidDel="00000000" w:rsidP="00000000" w:rsidRDefault="00000000" w:rsidRPr="00000000" w14:paraId="0000088B">
      <w:pPr>
        <w:pageBreakBefore w:val="0"/>
        <w:rPr/>
      </w:pPr>
      <w:r w:rsidDel="00000000" w:rsidR="00000000" w:rsidRPr="00000000">
        <w:rPr>
          <w:rtl w:val="0"/>
        </w:rPr>
        <w:t xml:space="preserve">                thuong(hs[0], hs[1]);</w:t>
      </w:r>
    </w:p>
    <w:p w:rsidR="00000000" w:rsidDel="00000000" w:rsidP="00000000" w:rsidRDefault="00000000" w:rsidRPr="00000000" w14:paraId="0000088C">
      <w:pPr>
        <w:pageBreakBefore w:val="0"/>
        <w:rPr/>
      </w:pPr>
      <w:r w:rsidDel="00000000" w:rsidR="00000000" w:rsidRPr="00000000">
        <w:rPr>
          <w:rtl w:val="0"/>
        </w:rPr>
        <w:t xml:space="preserve">                break;</w:t>
      </w:r>
    </w:p>
    <w:p w:rsidR="00000000" w:rsidDel="00000000" w:rsidP="00000000" w:rsidRDefault="00000000" w:rsidRPr="00000000" w14:paraId="0000088D">
      <w:pPr>
        <w:pageBreakBefore w:val="0"/>
        <w:rPr/>
      </w:pPr>
      <w:r w:rsidDel="00000000" w:rsidR="00000000" w:rsidRPr="00000000">
        <w:rPr>
          <w:rtl w:val="0"/>
        </w:rPr>
        <w:t xml:space="preserve">            case 5:</w:t>
      </w:r>
    </w:p>
    <w:p w:rsidR="00000000" w:rsidDel="00000000" w:rsidP="00000000" w:rsidRDefault="00000000" w:rsidRPr="00000000" w14:paraId="0000088E">
      <w:pPr>
        <w:pageBreakBefore w:val="0"/>
        <w:rPr/>
      </w:pPr>
      <w:r w:rsidDel="00000000" w:rsidR="00000000" w:rsidRPr="00000000">
        <w:rPr>
          <w:rtl w:val="0"/>
        </w:rPr>
        <w:t xml:space="preserve">            </w:t>
        <w:tab/>
        <w:t xml:space="preserve">printf("Goodbye!_____");</w:t>
      </w:r>
    </w:p>
    <w:p w:rsidR="00000000" w:rsidDel="00000000" w:rsidP="00000000" w:rsidRDefault="00000000" w:rsidRPr="00000000" w14:paraId="0000088F">
      <w:pPr>
        <w:pageBreakBefore w:val="0"/>
        <w:rPr/>
      </w:pPr>
      <w:r w:rsidDel="00000000" w:rsidR="00000000" w:rsidRPr="00000000">
        <w:rPr>
          <w:rtl w:val="0"/>
        </w:rPr>
        <w:t xml:space="preserve">            </w:t>
        <w:tab/>
        <w:t xml:space="preserve">break;</w:t>
      </w:r>
    </w:p>
    <w:p w:rsidR="00000000" w:rsidDel="00000000" w:rsidP="00000000" w:rsidRDefault="00000000" w:rsidRPr="00000000" w14:paraId="00000890">
      <w:pPr>
        <w:pageBreakBefore w:val="0"/>
        <w:rPr/>
      </w:pPr>
      <w:r w:rsidDel="00000000" w:rsidR="00000000" w:rsidRPr="00000000">
        <w:rPr>
          <w:rtl w:val="0"/>
        </w:rPr>
        <w:t xml:space="preserve">            default: printf("Error! Please Try Again!____");</w:t>
      </w:r>
    </w:p>
    <w:p w:rsidR="00000000" w:rsidDel="00000000" w:rsidP="00000000" w:rsidRDefault="00000000" w:rsidRPr="00000000" w14:paraId="00000891">
      <w:pPr>
        <w:pageBreakBefore w:val="0"/>
        <w:rPr/>
      </w:pPr>
      <w:r w:rsidDel="00000000" w:rsidR="00000000" w:rsidRPr="00000000">
        <w:rPr>
          <w:rtl w:val="0"/>
        </w:rPr>
        <w:tab/>
        <w:tab/>
        <w:t xml:space="preserve">}</w:t>
      </w:r>
    </w:p>
    <w:p w:rsidR="00000000" w:rsidDel="00000000" w:rsidP="00000000" w:rsidRDefault="00000000" w:rsidRPr="00000000" w14:paraId="00000892">
      <w:pPr>
        <w:pageBreakBefore w:val="0"/>
        <w:rPr/>
      </w:pPr>
      <w:r w:rsidDel="00000000" w:rsidR="00000000" w:rsidRPr="00000000">
        <w:rPr>
          <w:rtl w:val="0"/>
        </w:rPr>
        <w:tab/>
        <w:t xml:space="preserve">}}</w:t>
      </w:r>
    </w:p>
    <w:p w:rsidR="00000000" w:rsidDel="00000000" w:rsidP="00000000" w:rsidRDefault="00000000" w:rsidRPr="00000000" w14:paraId="00000893">
      <w:pPr>
        <w:pageBreakBefore w:val="0"/>
        <w:rPr/>
      </w:pPr>
      <w:r w:rsidDel="00000000" w:rsidR="00000000" w:rsidRPr="00000000">
        <w:rPr>
          <w:rtl w:val="0"/>
        </w:rPr>
      </w:r>
    </w:p>
    <w:sectPr>
      <w:type w:val="continuous"/>
      <w:pgSz w:h="16834" w:w="11909" w:orient="portrait"/>
      <w:pgMar w:bottom="1440" w:top="1440" w:left="850.3937007874016"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2.jpg"/><Relationship Id="rId13" Type="http://schemas.openxmlformats.org/officeDocument/2006/relationships/image" Target="media/image7.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4"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1.jpg"/><Relationship Id="rId8"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